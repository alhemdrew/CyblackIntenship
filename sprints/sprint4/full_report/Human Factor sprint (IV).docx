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a91qb4p5fa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 template</w:t>
      </w:r>
      <w:r w:rsidDel="00000000" w:rsidR="00000000" w:rsidRPr="00000000">
        <w:rPr>
          <w:rtl w:val="0"/>
        </w:rPr>
      </w:r>
    </w:p>
    <w:p w:rsidR="00000000" w:rsidDel="00000000" w:rsidP="00000000" w:rsidRDefault="00000000" w:rsidRPr="00000000" w14:paraId="00000002">
      <w:pPr>
        <w:shd w:fill="ffffff" w:val="clea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9713" cy="75247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19713" cy="7524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HUMAN FACTORS IN CYBERSECURITY</w:t>
      </w:r>
    </w:p>
    <w:p w:rsidR="00000000" w:rsidDel="00000000" w:rsidP="00000000" w:rsidRDefault="00000000" w:rsidRPr="00000000" w14:paraId="00000003">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Enterprise Human Factor Threat Assessment &amp; Security Awareness Program Implementation Report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Organization:</w:t>
      </w:r>
      <w:r w:rsidDel="00000000" w:rsidR="00000000" w:rsidRPr="00000000">
        <w:rPr>
          <w:rFonts w:ascii="Times New Roman" w:cs="Times New Roman" w:eastAsia="Times New Roman" w:hAnsi="Times New Roman"/>
          <w:sz w:val="24"/>
          <w:szCs w:val="24"/>
          <w:rtl w:val="0"/>
        </w:rPr>
        <w:t xml:space="preserve"> Cyberinfiniti ltd.</w:t>
      </w:r>
      <w:r w:rsidDel="00000000" w:rsidR="00000000" w:rsidRPr="00000000">
        <w:rPr>
          <w:rtl w:val="0"/>
        </w:rPr>
      </w:r>
    </w:p>
    <w:p w:rsidR="00000000" w:rsidDel="00000000" w:rsidP="00000000" w:rsidRDefault="00000000" w:rsidRPr="00000000" w14:paraId="00000005">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 ID:</w:t>
      </w:r>
      <w:r w:rsidDel="00000000" w:rsidR="00000000" w:rsidRPr="00000000">
        <w:rPr>
          <w:rFonts w:ascii="Times New Roman" w:cs="Times New Roman" w:eastAsia="Times New Roman" w:hAnsi="Times New Roman"/>
          <w:sz w:val="24"/>
          <w:szCs w:val="24"/>
          <w:rtl w:val="0"/>
        </w:rPr>
        <w:t xml:space="preserve"> CIF-HFC-RASAP-2026-02</w:t>
      </w:r>
    </w:p>
    <w:p w:rsidR="00000000" w:rsidDel="00000000" w:rsidP="00000000" w:rsidRDefault="00000000" w:rsidRPr="00000000" w14:paraId="0000000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 Date:</w:t>
      </w:r>
      <w:r w:rsidDel="00000000" w:rsidR="00000000" w:rsidRPr="00000000">
        <w:rPr>
          <w:rFonts w:ascii="Times New Roman" w:cs="Times New Roman" w:eastAsia="Times New Roman" w:hAnsi="Times New Roman"/>
          <w:sz w:val="24"/>
          <w:szCs w:val="24"/>
          <w:rtl w:val="0"/>
        </w:rPr>
        <w:t xml:space="preserve"> March 2026</w:t>
      </w:r>
    </w:p>
    <w:p w:rsidR="00000000" w:rsidDel="00000000" w:rsidP="00000000" w:rsidRDefault="00000000" w:rsidRPr="00000000" w14:paraId="00000007">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w:t>
      </w:r>
      <w:r w:rsidDel="00000000" w:rsidR="00000000" w:rsidRPr="00000000">
        <w:rPr>
          <w:rFonts w:ascii="Times New Roman" w:cs="Times New Roman" w:eastAsia="Times New Roman" w:hAnsi="Times New Roman"/>
          <w:sz w:val="24"/>
          <w:szCs w:val="24"/>
          <w:rtl w:val="0"/>
        </w:rPr>
        <w:t xml:space="preserve"> Confidential / Internal Use</w:t>
      </w:r>
    </w:p>
    <w:p w:rsidR="00000000" w:rsidDel="00000000" w:rsidP="00000000" w:rsidRDefault="00000000" w:rsidRPr="00000000" w14:paraId="00000008">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Analysts:</w:t>
      </w:r>
      <w:r w:rsidDel="00000000" w:rsidR="00000000" w:rsidRPr="00000000">
        <w:rPr>
          <w:rFonts w:ascii="Times New Roman" w:cs="Times New Roman" w:eastAsia="Times New Roman" w:hAnsi="Times New Roman"/>
          <w:sz w:val="24"/>
          <w:szCs w:val="24"/>
          <w:rtl w:val="0"/>
        </w:rPr>
        <w:t xml:space="preserve"> John Ofulue, Halimat Omorinsola Adepegba, Favour Obisike, Ikenna Emerole, Blessing Ibe, Ayodimeji Omole, Divine Ezewele, Andrew Moses, Odunayo Balogun.</w:t>
      </w:r>
    </w:p>
    <w:p w:rsidR="00000000" w:rsidDel="00000000" w:rsidP="00000000" w:rsidRDefault="00000000" w:rsidRPr="00000000" w14:paraId="00000009">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Reviewed By:</w:t>
      </w:r>
      <w:r w:rsidDel="00000000" w:rsidR="00000000" w:rsidRPr="00000000">
        <w:rPr>
          <w:rFonts w:ascii="Times New Roman" w:cs="Times New Roman" w:eastAsia="Times New Roman" w:hAnsi="Times New Roman"/>
          <w:sz w:val="24"/>
          <w:szCs w:val="24"/>
          <w:rtl w:val="0"/>
        </w:rPr>
        <w:t xml:space="preserve"> Chief Information Security Officer (CISO)</w:t>
      </w:r>
    </w:p>
    <w:p w:rsidR="00000000" w:rsidDel="00000000" w:rsidP="00000000" w:rsidRDefault="00000000" w:rsidRPr="00000000" w14:paraId="0000000A">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Approved By:</w:t>
      </w:r>
      <w:r w:rsidDel="00000000" w:rsidR="00000000" w:rsidRPr="00000000">
        <w:rPr>
          <w:rFonts w:ascii="Times New Roman" w:cs="Times New Roman" w:eastAsia="Times New Roman" w:hAnsi="Times New Roman"/>
          <w:sz w:val="24"/>
          <w:szCs w:val="24"/>
          <w:rtl w:val="0"/>
        </w:rPr>
        <w:t xml:space="preserve"> Managing Director</w:t>
      </w:r>
    </w:p>
    <w:p w:rsidR="00000000" w:rsidDel="00000000" w:rsidP="00000000" w:rsidRDefault="00000000" w:rsidRPr="00000000" w14:paraId="0000000B">
      <w:pPr>
        <w:shd w:fill="ffffff" w:val="clear"/>
        <w:spacing w:after="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 Version:</w:t>
      </w: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00C">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Distribution:</w:t>
      </w:r>
      <w:r w:rsidDel="00000000" w:rsidR="00000000" w:rsidRPr="00000000">
        <w:rPr>
          <w:rFonts w:ascii="Times New Roman" w:cs="Times New Roman" w:eastAsia="Times New Roman" w:hAnsi="Times New Roman"/>
          <w:sz w:val="24"/>
          <w:szCs w:val="24"/>
          <w:rtl w:val="0"/>
        </w:rPr>
        <w:t xml:space="preserve"> CyBlack Team, SOC Team, Executive Management,</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hd w:fill="ffffff" w:val="clear"/>
        <w:spacing w:after="80" w:before="240" w:line="360" w:lineRule="auto"/>
        <w:jc w:val="both"/>
        <w:rPr>
          <w:rFonts w:ascii="Times New Roman" w:cs="Times New Roman" w:eastAsia="Times New Roman" w:hAnsi="Times New Roman"/>
          <w:b w:val="1"/>
          <w:bCs w:val="1"/>
          <w:color w:val="4a86e8"/>
          <w:sz w:val="26"/>
          <w:szCs w:val="26"/>
        </w:rPr>
      </w:pPr>
      <w:r w:rsidDel="00000000" w:rsidR="00000000" w:rsidRPr="00000000">
        <w:rPr>
          <w:rFonts w:ascii="Times New Roman" w:cs="Times New Roman" w:eastAsia="Times New Roman" w:hAnsi="Times New Roman"/>
          <w:b w:val="1"/>
          <w:bCs w:val="1"/>
          <w:color w:val="4a86e8"/>
          <w:sz w:val="26"/>
          <w:szCs w:val="26"/>
          <w:rtl w:val="0"/>
        </w:rPr>
        <w:t xml:space="preserve">Table Of Contents</w:t>
      </w:r>
    </w:p>
    <w:sdt>
      <w:sdtPr>
        <w:id w:val="-2037018107"/>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Times New Roman" w:cs="Times New Roman" w:eastAsia="Times New Roman" w:hAnsi="Times New Roman"/>
              <w:color w:val="1155cc"/>
              <w:u w:val="single"/>
            </w:rPr>
          </w:pPr>
          <w:r w:rsidDel="00000000" w:rsidR="00000000" w:rsidRPr="00000000">
            <w:fldChar w:fldCharType="begin"/>
            <w:instrText xml:space="preserve"> TOC \h \u \z \t "Heading 1,1,Heading 2,3,Heading 3,4,Heading 4,4,Heading 5,5,Heading 6,6,"</w:instrText>
            <w:fldChar w:fldCharType="separate"/>
          </w:r>
          <w:hyperlink w:anchor="_fdtkpc2kmx1u">
            <w:r w:rsidDel="00000000" w:rsidR="00000000" w:rsidRPr="00000000">
              <w:rPr>
                <w:rFonts w:ascii="Times New Roman" w:cs="Times New Roman" w:eastAsia="Times New Roman" w:hAnsi="Times New Roman"/>
                <w:b w:val="1"/>
                <w:bCs w:val="1"/>
                <w:rtl w:val="0"/>
              </w:rPr>
              <w:t xml:space="preserve">1. Executive Summary</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Times New Roman" w:cs="Times New Roman" w:eastAsia="Times New Roman" w:hAnsi="Times New Roman"/>
              <w:color w:val="1155cc"/>
              <w:u w:val="single"/>
            </w:rPr>
          </w:pPr>
          <w:hyperlink w:anchor="_y4k74zl0vvm4">
            <w:r w:rsidDel="00000000" w:rsidR="00000000" w:rsidRPr="00000000">
              <w:rPr>
                <w:rFonts w:ascii="Times New Roman" w:cs="Times New Roman" w:eastAsia="Times New Roman" w:hAnsi="Times New Roman"/>
                <w:b w:val="1"/>
                <w:bCs w:val="1"/>
                <w:rtl w:val="0"/>
              </w:rPr>
              <w:t xml:space="preserve">2. Organizational Context</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Times New Roman" w:cs="Times New Roman" w:eastAsia="Times New Roman" w:hAnsi="Times New Roman"/>
              <w:color w:val="1155cc"/>
              <w:u w:val="single"/>
            </w:rPr>
          </w:pPr>
          <w:hyperlink w:anchor="_l32qukt584as">
            <w:r w:rsidDel="00000000" w:rsidR="00000000" w:rsidRPr="00000000">
              <w:rPr>
                <w:rFonts w:ascii="Times New Roman" w:cs="Times New Roman" w:eastAsia="Times New Roman" w:hAnsi="Times New Roman"/>
                <w:b w:val="1"/>
                <w:bCs w:val="1"/>
                <w:rtl w:val="0"/>
              </w:rPr>
              <w:t xml:space="preserve">3. Human Factor Threat Profile</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niseg64m84pd">
            <w:r w:rsidDel="00000000" w:rsidR="00000000" w:rsidRPr="00000000">
              <w:rPr>
                <w:rFonts w:ascii="Times New Roman" w:cs="Times New Roman" w:eastAsia="Times New Roman" w:hAnsi="Times New Roman"/>
                <w:rtl w:val="0"/>
              </w:rPr>
              <w:t xml:space="preserve">3.1 Phishing Attacks</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e69f62jizqoo">
            <w:r w:rsidDel="00000000" w:rsidR="00000000" w:rsidRPr="00000000">
              <w:rPr>
                <w:rFonts w:ascii="Times New Roman" w:cs="Times New Roman" w:eastAsia="Times New Roman" w:hAnsi="Times New Roman"/>
                <w:rtl w:val="0"/>
              </w:rPr>
              <w:t xml:space="preserve">3.2 Social Engineering</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cmejz6p5izou">
            <w:r w:rsidDel="00000000" w:rsidR="00000000" w:rsidRPr="00000000">
              <w:rPr>
                <w:rFonts w:ascii="Times New Roman" w:cs="Times New Roman" w:eastAsia="Times New Roman" w:hAnsi="Times New Roman"/>
                <w:rtl w:val="0"/>
              </w:rPr>
              <w:t xml:space="preserve">3.3 Credential Mismanagement</w:t>
              <w:tab/>
              <w:t xml:space="preserve">15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y8a4aiy1dp8i">
            <w:r w:rsidDel="00000000" w:rsidR="00000000" w:rsidRPr="00000000">
              <w:rPr>
                <w:rFonts w:ascii="Times New Roman" w:cs="Times New Roman" w:eastAsia="Times New Roman" w:hAnsi="Times New Roman"/>
                <w:rtl w:val="0"/>
              </w:rPr>
              <w:t xml:space="preserve">3.4 Insider Threats</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mravxw7il913">
            <w:r w:rsidDel="00000000" w:rsidR="00000000" w:rsidRPr="00000000">
              <w:rPr>
                <w:rFonts w:ascii="Times New Roman" w:cs="Times New Roman" w:eastAsia="Times New Roman" w:hAnsi="Times New Roman"/>
                <w:rtl w:val="0"/>
              </w:rPr>
              <w:t xml:space="preserve">3.5 Security Misconfiguration</w:t>
              <w:tab/>
              <w:t xml:space="preserve">16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i0mdf8oefyzc">
            <w:r w:rsidDel="00000000" w:rsidR="00000000" w:rsidRPr="00000000">
              <w:rPr>
                <w:rFonts w:ascii="Times New Roman" w:cs="Times New Roman" w:eastAsia="Times New Roman" w:hAnsi="Times New Roman"/>
                <w:rtl w:val="0"/>
              </w:rPr>
              <w:t xml:space="preserve">3.6 Third Party Vendor</w:t>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j08xljhigu66">
            <w:r w:rsidDel="00000000" w:rsidR="00000000" w:rsidRPr="00000000">
              <w:rPr>
                <w:rFonts w:ascii="Times New Roman" w:cs="Times New Roman" w:eastAsia="Times New Roman" w:hAnsi="Times New Roman"/>
                <w:rtl w:val="0"/>
              </w:rPr>
              <w:t xml:space="preserve">3.7 Public WiFi and Network Security</w:t>
              <w:tab/>
              <w:t xml:space="preserve">17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Times New Roman" w:cs="Times New Roman" w:eastAsia="Times New Roman" w:hAnsi="Times New Roman"/>
              <w:color w:val="1155cc"/>
              <w:u w:val="single"/>
            </w:rPr>
          </w:pPr>
          <w:hyperlink w:anchor="_kkvnogwpnsgs">
            <w:r w:rsidDel="00000000" w:rsidR="00000000" w:rsidRPr="00000000">
              <w:rPr>
                <w:rFonts w:ascii="Times New Roman" w:cs="Times New Roman" w:eastAsia="Times New Roman" w:hAnsi="Times New Roman"/>
                <w:b w:val="1"/>
                <w:bCs w:val="1"/>
                <w:rtl w:val="0"/>
              </w:rPr>
              <w:t xml:space="preserve">4. Human Risk Matrix</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Times New Roman" w:cs="Times New Roman" w:eastAsia="Times New Roman" w:hAnsi="Times New Roman"/>
              <w:color w:val="1155cc"/>
              <w:u w:val="single"/>
            </w:rPr>
          </w:pPr>
          <w:hyperlink w:anchor="_afw7502dg3qs">
            <w:r w:rsidDel="00000000" w:rsidR="00000000" w:rsidRPr="00000000">
              <w:rPr>
                <w:rFonts w:ascii="Times New Roman" w:cs="Times New Roman" w:eastAsia="Times New Roman" w:hAnsi="Times New Roman"/>
                <w:b w:val="1"/>
                <w:bCs w:val="1"/>
                <w:rtl w:val="0"/>
              </w:rPr>
              <w:t xml:space="preserve">5. Human Factor Case Study Analysis</w:t>
              <w:tab/>
              <w:t xml:space="preserve">19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Times New Roman" w:cs="Times New Roman" w:eastAsia="Times New Roman" w:hAnsi="Times New Roman"/>
              <w:color w:val="1155cc"/>
              <w:u w:val="single"/>
            </w:rPr>
          </w:pPr>
          <w:hyperlink w:anchor="_9jhllfiish8">
            <w:r w:rsidDel="00000000" w:rsidR="00000000" w:rsidRPr="00000000">
              <w:rPr>
                <w:rFonts w:ascii="Times New Roman" w:cs="Times New Roman" w:eastAsia="Times New Roman" w:hAnsi="Times New Roman"/>
                <w:rtl w:val="0"/>
              </w:rPr>
              <w:t xml:space="preserve">Case Study 1 – Uber Social Engineering Breach (2022)</w:t>
              <w:tab/>
              <w:t xml:space="preserve">20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lutik5yrzf8l">
            <w:r w:rsidDel="00000000" w:rsidR="00000000" w:rsidRPr="00000000">
              <w:rPr>
                <w:rFonts w:ascii="Times New Roman" w:cs="Times New Roman" w:eastAsia="Times New Roman" w:hAnsi="Times New Roman"/>
                <w:rtl w:val="0"/>
              </w:rPr>
              <w:t xml:space="preserve">Incident Overview</w:t>
              <w:tab/>
              <w:t xml:space="preserve">20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zhw43g3m544f">
            <w:r w:rsidDel="00000000" w:rsidR="00000000" w:rsidRPr="00000000">
              <w:rPr>
                <w:rFonts w:ascii="Times New Roman" w:cs="Times New Roman" w:eastAsia="Times New Roman" w:hAnsi="Times New Roman"/>
                <w:rtl w:val="0"/>
              </w:rPr>
              <w:t xml:space="preserve">Attack Method</w:t>
              <w:tab/>
              <w:t xml:space="preserve">20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9o9br0q2px0q">
            <w:r w:rsidDel="00000000" w:rsidR="00000000" w:rsidRPr="00000000">
              <w:rPr>
                <w:rFonts w:ascii="Times New Roman" w:cs="Times New Roman" w:eastAsia="Times New Roman" w:hAnsi="Times New Roman"/>
                <w:rtl w:val="0"/>
              </w:rPr>
              <w:t xml:space="preserve">Impact of the Incident</w:t>
              <w:tab/>
              <w:t xml:space="preserve">21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4wd4rr5fss5c">
            <w:r w:rsidDel="00000000" w:rsidR="00000000" w:rsidRPr="00000000">
              <w:rPr>
                <w:rFonts w:ascii="Times New Roman" w:cs="Times New Roman" w:eastAsia="Times New Roman" w:hAnsi="Times New Roman"/>
                <w:rtl w:val="0"/>
              </w:rPr>
              <w:t xml:space="preserve">Organizational Response</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hhaliayuj6rj">
            <w:r w:rsidDel="00000000" w:rsidR="00000000" w:rsidRPr="00000000">
              <w:rPr>
                <w:rFonts w:ascii="Times New Roman" w:cs="Times New Roman" w:eastAsia="Times New Roman" w:hAnsi="Times New Roman"/>
                <w:rtl w:val="0"/>
              </w:rPr>
              <w:t xml:space="preserve">Lessons Learned</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Times New Roman" w:cs="Times New Roman" w:eastAsia="Times New Roman" w:hAnsi="Times New Roman"/>
              <w:color w:val="1155cc"/>
              <w:u w:val="single"/>
            </w:rPr>
          </w:pPr>
          <w:hyperlink w:anchor="_z3h0fen2z4c6">
            <w:r w:rsidDel="00000000" w:rsidR="00000000" w:rsidRPr="00000000">
              <w:rPr>
                <w:rFonts w:ascii="Times New Roman" w:cs="Times New Roman" w:eastAsia="Times New Roman" w:hAnsi="Times New Roman"/>
                <w:rtl w:val="0"/>
              </w:rPr>
              <w:t xml:space="preserve">Case Study 2 – Twitter Social Engineering Attack (2020)</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8zui67olpz4f">
            <w:r w:rsidDel="00000000" w:rsidR="00000000" w:rsidRPr="00000000">
              <w:rPr>
                <w:rFonts w:ascii="Times New Roman" w:cs="Times New Roman" w:eastAsia="Times New Roman" w:hAnsi="Times New Roman"/>
                <w:rtl w:val="0"/>
              </w:rPr>
              <w:t xml:space="preserve">Incident Overview</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3apdu5wxjuj9">
            <w:r w:rsidDel="00000000" w:rsidR="00000000" w:rsidRPr="00000000">
              <w:rPr>
                <w:rFonts w:ascii="Times New Roman" w:cs="Times New Roman" w:eastAsia="Times New Roman" w:hAnsi="Times New Roman"/>
                <w:rtl w:val="0"/>
              </w:rPr>
              <w:t xml:space="preserve">Attack Method</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pwq8szz2ln14">
            <w:r w:rsidDel="00000000" w:rsidR="00000000" w:rsidRPr="00000000">
              <w:rPr>
                <w:rFonts w:ascii="Times New Roman" w:cs="Times New Roman" w:eastAsia="Times New Roman" w:hAnsi="Times New Roman"/>
                <w:rtl w:val="0"/>
              </w:rPr>
              <w:t xml:space="preserve">Impact of the Incident</w:t>
              <w:tab/>
              <w:t xml:space="preserve">23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b9ozryt9wu73">
            <w:r w:rsidDel="00000000" w:rsidR="00000000" w:rsidRPr="00000000">
              <w:rPr>
                <w:rFonts w:ascii="Times New Roman" w:cs="Times New Roman" w:eastAsia="Times New Roman" w:hAnsi="Times New Roman"/>
                <w:rtl w:val="0"/>
              </w:rPr>
              <w:t xml:space="preserve">Organizational Response</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5et9in75tq7e">
            <w:r w:rsidDel="00000000" w:rsidR="00000000" w:rsidRPr="00000000">
              <w:rPr>
                <w:rFonts w:ascii="Times New Roman" w:cs="Times New Roman" w:eastAsia="Times New Roman" w:hAnsi="Times New Roman"/>
                <w:rtl w:val="0"/>
              </w:rPr>
              <w:t xml:space="preserve">Lessons Learned</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Times New Roman" w:cs="Times New Roman" w:eastAsia="Times New Roman" w:hAnsi="Times New Roman"/>
              <w:color w:val="1155cc"/>
              <w:u w:val="single"/>
            </w:rPr>
          </w:pPr>
          <w:hyperlink w:anchor="_dkl7fyov9knc">
            <w:r w:rsidDel="00000000" w:rsidR="00000000" w:rsidRPr="00000000">
              <w:rPr>
                <w:rFonts w:ascii="Times New Roman" w:cs="Times New Roman" w:eastAsia="Times New Roman" w:hAnsi="Times New Roman"/>
                <w:rtl w:val="0"/>
              </w:rPr>
              <w:t xml:space="preserve">Relevance to Cyberinfiniti Ltd</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Times New Roman" w:cs="Times New Roman" w:eastAsia="Times New Roman" w:hAnsi="Times New Roman"/>
              <w:color w:val="1155cc"/>
              <w:u w:val="single"/>
            </w:rPr>
          </w:pPr>
          <w:hyperlink w:anchor="_tnar9rejsbfv">
            <w:r w:rsidDel="00000000" w:rsidR="00000000" w:rsidRPr="00000000">
              <w:rPr>
                <w:rFonts w:ascii="Times New Roman" w:cs="Times New Roman" w:eastAsia="Times New Roman" w:hAnsi="Times New Roman"/>
                <w:rtl w:val="0"/>
              </w:rPr>
              <w:t xml:space="preserve">Implications for </w:t>
            </w:r>
          </w:hyperlink>
          <w:hyperlink w:anchor="_tnar9rejsbfv">
            <w:r w:rsidDel="00000000" w:rsidR="00000000" w:rsidRPr="00000000">
              <w:rPr>
                <w:rFonts w:ascii="Times New Roman" w:cs="Times New Roman" w:eastAsia="Times New Roman" w:hAnsi="Times New Roman"/>
                <w:rtl w:val="0"/>
              </w:rPr>
              <w:t xml:space="preserve">Cyberinfiniti</w:t>
            </w:r>
          </w:hyperlink>
          <w:hyperlink w:anchor="_tnar9rejsbfv">
            <w:r w:rsidDel="00000000" w:rsidR="00000000" w:rsidRPr="00000000">
              <w:rPr>
                <w:rFonts w:ascii="Times New Roman" w:cs="Times New Roman" w:eastAsia="Times New Roman" w:hAnsi="Times New Roman"/>
                <w:rtl w:val="0"/>
              </w:rPr>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Times New Roman" w:cs="Times New Roman" w:eastAsia="Times New Roman" w:hAnsi="Times New Roman"/>
              <w:color w:val="1155cc"/>
              <w:u w:val="single"/>
            </w:rPr>
          </w:pPr>
          <w:hyperlink w:anchor="_mu6y9iksfypt">
            <w:r w:rsidDel="00000000" w:rsidR="00000000" w:rsidRPr="00000000">
              <w:rPr>
                <w:rFonts w:ascii="Times New Roman" w:cs="Times New Roman" w:eastAsia="Times New Roman" w:hAnsi="Times New Roman"/>
                <w:rtl w:val="0"/>
              </w:rPr>
              <w:t xml:space="preserve">Conclusion</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Times New Roman" w:cs="Times New Roman" w:eastAsia="Times New Roman" w:hAnsi="Times New Roman"/>
              <w:color w:val="1155cc"/>
              <w:u w:val="single"/>
            </w:rPr>
          </w:pPr>
          <w:hyperlink w:anchor="_bz5cjx296ht2">
            <w:r w:rsidDel="00000000" w:rsidR="00000000" w:rsidRPr="00000000">
              <w:rPr>
                <w:rFonts w:ascii="Times New Roman" w:cs="Times New Roman" w:eastAsia="Times New Roman" w:hAnsi="Times New Roman"/>
                <w:b w:val="1"/>
                <w:bCs w:val="1"/>
                <w:rtl w:val="0"/>
              </w:rPr>
              <w:t xml:space="preserve">6. Security Awareness Program Design</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Times New Roman" w:cs="Times New Roman" w:eastAsia="Times New Roman" w:hAnsi="Times New Roman"/>
              <w:color w:val="1155cc"/>
              <w:u w:val="single"/>
            </w:rPr>
          </w:pPr>
          <w:hyperlink w:anchor="_rzsmsbne2z6t">
            <w:r w:rsidDel="00000000" w:rsidR="00000000" w:rsidRPr="00000000">
              <w:rPr>
                <w:rFonts w:ascii="Times New Roman" w:cs="Times New Roman" w:eastAsia="Times New Roman" w:hAnsi="Times New Roman"/>
                <w:rtl w:val="0"/>
              </w:rPr>
              <w:t xml:space="preserve">Program Objectives</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qsrht7yqdkb1">
            <w:r w:rsidDel="00000000" w:rsidR="00000000" w:rsidRPr="00000000">
              <w:rPr>
                <w:rFonts w:ascii="Times New Roman" w:cs="Times New Roman" w:eastAsia="Times New Roman" w:hAnsi="Times New Roman"/>
                <w:rtl w:val="0"/>
              </w:rPr>
              <w:t xml:space="preserve">Training Modules</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Times New Roman" w:cs="Times New Roman" w:eastAsia="Times New Roman" w:hAnsi="Times New Roman"/>
              <w:color w:val="1155cc"/>
              <w:u w:val="single"/>
            </w:rPr>
          </w:pPr>
          <w:hyperlink w:anchor="_3iiplyn7kg4a">
            <w:r w:rsidDel="00000000" w:rsidR="00000000" w:rsidRPr="00000000">
              <w:rPr>
                <w:rFonts w:ascii="Times New Roman" w:cs="Times New Roman" w:eastAsia="Times New Roman" w:hAnsi="Times New Roman"/>
                <w:rtl w:val="0"/>
              </w:rPr>
              <w:t xml:space="preserve">1. Phishing Awareness &amp; Email Security</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Times New Roman" w:cs="Times New Roman" w:eastAsia="Times New Roman" w:hAnsi="Times New Roman"/>
              <w:color w:val="1155cc"/>
              <w:u w:val="single"/>
            </w:rPr>
          </w:pPr>
          <w:hyperlink w:anchor="_r46usxao5wip">
            <w:r w:rsidDel="00000000" w:rsidR="00000000" w:rsidRPr="00000000">
              <w:rPr>
                <w:rFonts w:ascii="Times New Roman" w:cs="Times New Roman" w:eastAsia="Times New Roman" w:hAnsi="Times New Roman"/>
                <w:rtl w:val="0"/>
              </w:rPr>
              <w:t xml:space="preserve">2. Social Engineering Awareness</w:t>
              <w:tab/>
              <w:t xml:space="preserve">26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Times New Roman" w:cs="Times New Roman" w:eastAsia="Times New Roman" w:hAnsi="Times New Roman"/>
              <w:color w:val="1155cc"/>
              <w:u w:val="single"/>
            </w:rPr>
          </w:pPr>
          <w:hyperlink w:anchor="_f53agvo612dv">
            <w:r w:rsidDel="00000000" w:rsidR="00000000" w:rsidRPr="00000000">
              <w:rPr>
                <w:rFonts w:ascii="Times New Roman" w:cs="Times New Roman" w:eastAsia="Times New Roman" w:hAnsi="Times New Roman"/>
                <w:rtl w:val="0"/>
              </w:rPr>
              <w:t xml:space="preserve">3. Password &amp; Identity Security</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Times New Roman" w:cs="Times New Roman" w:eastAsia="Times New Roman" w:hAnsi="Times New Roman"/>
              <w:color w:val="1155cc"/>
              <w:u w:val="single"/>
            </w:rPr>
          </w:pPr>
          <w:hyperlink w:anchor="_zh6k7p5sgm1f">
            <w:r w:rsidDel="00000000" w:rsidR="00000000" w:rsidRPr="00000000">
              <w:rPr>
                <w:rFonts w:ascii="Times New Roman" w:cs="Times New Roman" w:eastAsia="Times New Roman" w:hAnsi="Times New Roman"/>
                <w:rtl w:val="0"/>
              </w:rPr>
              <w:t xml:space="preserve">4. Secure Handling of Client Security Data</w:t>
              <w:tab/>
              <w:t xml:space="preserve">27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Times New Roman" w:cs="Times New Roman" w:eastAsia="Times New Roman" w:hAnsi="Times New Roman"/>
              <w:color w:val="1155cc"/>
              <w:u w:val="single"/>
            </w:rPr>
          </w:pPr>
          <w:hyperlink w:anchor="_2s57kvvz9xlr">
            <w:r w:rsidDel="00000000" w:rsidR="00000000" w:rsidRPr="00000000">
              <w:rPr>
                <w:rFonts w:ascii="Times New Roman" w:cs="Times New Roman" w:eastAsia="Times New Roman" w:hAnsi="Times New Roman"/>
                <w:rtl w:val="0"/>
              </w:rPr>
              <w:t xml:space="preserve">5. Secure Operational Practices for Security Analysts</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r5cyswuw6wnp">
            <w:r w:rsidDel="00000000" w:rsidR="00000000" w:rsidRPr="00000000">
              <w:rPr>
                <w:rFonts w:ascii="Times New Roman" w:cs="Times New Roman" w:eastAsia="Times New Roman" w:hAnsi="Times New Roman"/>
                <w:rtl w:val="0"/>
              </w:rPr>
              <w:t xml:space="preserve">Learning Approach</w:t>
              <w:tab/>
              <w:t xml:space="preserve">27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Times New Roman" w:cs="Times New Roman" w:eastAsia="Times New Roman" w:hAnsi="Times New Roman"/>
              <w:color w:val="1155cc"/>
              <w:u w:val="single"/>
            </w:rPr>
          </w:pPr>
          <w:hyperlink w:anchor="_9tsdku1wu5ax">
            <w:r w:rsidDel="00000000" w:rsidR="00000000" w:rsidRPr="00000000">
              <w:rPr>
                <w:rFonts w:ascii="Times New Roman" w:cs="Times New Roman" w:eastAsia="Times New Roman" w:hAnsi="Times New Roman"/>
                <w:b w:val="1"/>
                <w:bCs w:val="1"/>
                <w:rtl w:val="0"/>
              </w:rPr>
              <w:t xml:space="preserve">7. Security Awareness Program Architecture</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axmyukofldx5">
            <w:r w:rsidDel="00000000" w:rsidR="00000000" w:rsidRPr="00000000">
              <w:rPr>
                <w:rFonts w:ascii="Times New Roman" w:cs="Times New Roman" w:eastAsia="Times New Roman" w:hAnsi="Times New Roman"/>
                <w:rtl w:val="0"/>
              </w:rPr>
              <w:t xml:space="preserve">1. Strategic Foundation Layer</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4cyiggwk455">
            <w:r w:rsidDel="00000000" w:rsidR="00000000" w:rsidRPr="00000000">
              <w:rPr>
                <w:rFonts w:ascii="Times New Roman" w:cs="Times New Roman" w:eastAsia="Times New Roman" w:hAnsi="Times New Roman"/>
                <w:rtl w:val="0"/>
              </w:rPr>
              <w:t xml:space="preserve">2. Awareness Strategy Layer</w:t>
              <w:tab/>
              <w:t xml:space="preserve">28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tketyjs4l2te">
            <w:r w:rsidDel="00000000" w:rsidR="00000000" w:rsidRPr="00000000">
              <w:rPr>
                <w:rFonts w:ascii="Times New Roman" w:cs="Times New Roman" w:eastAsia="Times New Roman" w:hAnsi="Times New Roman"/>
                <w:rtl w:val="0"/>
              </w:rPr>
              <w:t xml:space="preserve">3. Learning Platform Layer</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oovh1umm1f91">
            <w:r w:rsidDel="00000000" w:rsidR="00000000" w:rsidRPr="00000000">
              <w:rPr>
                <w:rFonts w:ascii="Times New Roman" w:cs="Times New Roman" w:eastAsia="Times New Roman" w:hAnsi="Times New Roman"/>
                <w:rtl w:val="0"/>
              </w:rPr>
              <w:t xml:space="preserve">4. Training Delivery Layer</w:t>
              <w:tab/>
              <w:t xml:space="preserve">28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lobgp265t2va">
            <w:r w:rsidDel="00000000" w:rsidR="00000000" w:rsidRPr="00000000">
              <w:rPr>
                <w:rFonts w:ascii="Times New Roman" w:cs="Times New Roman" w:eastAsia="Times New Roman" w:hAnsi="Times New Roman"/>
                <w:rtl w:val="0"/>
              </w:rPr>
              <w:t xml:space="preserve">5. Core Risk Domains Layer</w:t>
              <w:tab/>
              <w:t xml:space="preserve">29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cxupabmkh8xy">
            <w:r w:rsidDel="00000000" w:rsidR="00000000" w:rsidRPr="00000000">
              <w:rPr>
                <w:rFonts w:ascii="Times New Roman" w:cs="Times New Roman" w:eastAsia="Times New Roman" w:hAnsi="Times New Roman"/>
                <w:rtl w:val="0"/>
              </w:rPr>
              <w:t xml:space="preserve">6. Learning Reinforcement Layer</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c6pbc86te5ki">
            <w:r w:rsidDel="00000000" w:rsidR="00000000" w:rsidRPr="00000000">
              <w:rPr>
                <w:rFonts w:ascii="Times New Roman" w:cs="Times New Roman" w:eastAsia="Times New Roman" w:hAnsi="Times New Roman"/>
                <w:rtl w:val="0"/>
              </w:rPr>
              <w:t xml:space="preserve">7. Behavioral Change Layer</w:t>
              <w:tab/>
              <w:t xml:space="preserve">29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exp9qagvfw06">
            <w:r w:rsidDel="00000000" w:rsidR="00000000" w:rsidRPr="00000000">
              <w:rPr>
                <w:rFonts w:ascii="Times New Roman" w:cs="Times New Roman" w:eastAsia="Times New Roman" w:hAnsi="Times New Roman"/>
                <w:rtl w:val="0"/>
              </w:rPr>
              <w:t xml:space="preserve">8. Outcome Layer</w:t>
              <w:tab/>
              <w:t xml:space="preserve">29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4ylu89ugovlc">
            <w:r w:rsidDel="00000000" w:rsidR="00000000" w:rsidRPr="00000000">
              <w:rPr>
                <w:rFonts w:ascii="Times New Roman" w:cs="Times New Roman" w:eastAsia="Times New Roman" w:hAnsi="Times New Roman"/>
                <w:rtl w:val="0"/>
              </w:rPr>
              <w:t xml:space="preserve">9. Continuous Feedback Loop</w:t>
              <w:tab/>
              <w:t xml:space="preserve">29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Times New Roman" w:cs="Times New Roman" w:eastAsia="Times New Roman" w:hAnsi="Times New Roman"/>
              <w:color w:val="1155cc"/>
              <w:u w:val="single"/>
            </w:rPr>
          </w:pPr>
          <w:hyperlink w:anchor="_vrq25yy4hmsm">
            <w:r w:rsidDel="00000000" w:rsidR="00000000" w:rsidRPr="00000000">
              <w:rPr>
                <w:rFonts w:ascii="Times New Roman" w:cs="Times New Roman" w:eastAsia="Times New Roman" w:hAnsi="Times New Roman"/>
                <w:b w:val="1"/>
                <w:bCs w:val="1"/>
                <w:rtl w:val="0"/>
              </w:rPr>
              <w:t xml:space="preserve">8. Accessibility Testing and Evaluation</w:t>
              <w:tab/>
              <w:t xml:space="preserve">31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l8av0hiotzfw">
            <w:r w:rsidDel="00000000" w:rsidR="00000000" w:rsidRPr="00000000">
              <w:rPr>
                <w:rFonts w:ascii="Times New Roman" w:cs="Times New Roman" w:eastAsia="Times New Roman" w:hAnsi="Times New Roman"/>
                <w:rtl w:val="0"/>
              </w:rPr>
              <w:t xml:space="preserve">8.1 Overview</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rtl w:val="0"/>
            </w:rPr>
            <w:t xml:space="preserve">             </w:t>
          </w:r>
          <w:hyperlink w:anchor="_hc0gi0u0z3k">
            <w:r w:rsidDel="00000000" w:rsidR="00000000" w:rsidRPr="00000000">
              <w:rPr>
                <w:rFonts w:ascii="Times New Roman" w:cs="Times New Roman" w:eastAsia="Times New Roman" w:hAnsi="Times New Roman"/>
                <w:rtl w:val="0"/>
              </w:rPr>
              <w:t xml:space="preserve">8.2 Accessibility Testing Methodology</w:t>
              <w:tab/>
              <w:t xml:space="preserve">31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hy3lr2dytimu">
            <w:r w:rsidDel="00000000" w:rsidR="00000000" w:rsidRPr="00000000">
              <w:rPr>
                <w:rFonts w:ascii="Times New Roman" w:cs="Times New Roman" w:eastAsia="Times New Roman" w:hAnsi="Times New Roman"/>
                <w:rtl w:val="0"/>
              </w:rPr>
              <w:t xml:space="preserve">8.3 Dashboard Accessibility Assessment</w:t>
              <w:tab/>
              <w:t xml:space="preserve">33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1guyy9r39fs3">
            <w:r w:rsidDel="00000000" w:rsidR="00000000" w:rsidRPr="00000000">
              <w:rPr>
                <w:rFonts w:ascii="Times New Roman" w:cs="Times New Roman" w:eastAsia="Times New Roman" w:hAnsi="Times New Roman"/>
                <w:rtl w:val="0"/>
              </w:rPr>
              <w:t xml:space="preserve">8.4 Automated Accessibility Scan Results</w:t>
              <w:tab/>
              <w:t xml:space="preserve">33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y8frtejn3vph">
            <w:r w:rsidDel="00000000" w:rsidR="00000000" w:rsidRPr="00000000">
              <w:rPr>
                <w:rFonts w:ascii="Times New Roman" w:cs="Times New Roman" w:eastAsia="Times New Roman" w:hAnsi="Times New Roman"/>
                <w:rtl w:val="0"/>
              </w:rPr>
              <w:t xml:space="preserve">8.5 axe DevTools Accessibility Scan</w:t>
              <w:tab/>
              <w:t xml:space="preserve">35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baldh9nyp4g9">
            <w:r w:rsidDel="00000000" w:rsidR="00000000" w:rsidRPr="00000000">
              <w:rPr>
                <w:rFonts w:ascii="Times New Roman" w:cs="Times New Roman" w:eastAsia="Times New Roman" w:hAnsi="Times New Roman"/>
                <w:rtl w:val="0"/>
              </w:rPr>
              <w:t xml:space="preserve">8.6 Video Content Accessibility Evaluation</w:t>
              <w:tab/>
              <w:t xml:space="preserve">36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ws457asuvtz4">
            <w:r w:rsidDel="00000000" w:rsidR="00000000" w:rsidRPr="00000000">
              <w:rPr>
                <w:rFonts w:ascii="Times New Roman" w:cs="Times New Roman" w:eastAsia="Times New Roman" w:hAnsi="Times New Roman"/>
                <w:rtl w:val="0"/>
              </w:rPr>
              <w:t xml:space="preserve">8.7 Accessibility Testing of Custom Training Materials</w:t>
              <w:tab/>
              <w:t xml:space="preserve">37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fqgps6jd8pus">
            <w:r w:rsidDel="00000000" w:rsidR="00000000" w:rsidRPr="00000000">
              <w:rPr>
                <w:rFonts w:ascii="Times New Roman" w:cs="Times New Roman" w:eastAsia="Times New Roman" w:hAnsi="Times New Roman"/>
                <w:rtl w:val="0"/>
              </w:rPr>
              <w:t xml:space="preserve">8.8 Assistive Technology Testing</w:t>
              <w:tab/>
              <w:t xml:space="preserve">37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mpdvx35h3p6p">
            <w:r w:rsidDel="00000000" w:rsidR="00000000" w:rsidRPr="00000000">
              <w:rPr>
                <w:rFonts w:ascii="Times New Roman" w:cs="Times New Roman" w:eastAsia="Times New Roman" w:hAnsi="Times New Roman"/>
                <w:rtl w:val="0"/>
              </w:rPr>
              <w:t xml:space="preserve">8.9 Operational Challenges Encountered</w:t>
              <w:tab/>
              <w:t xml:space="preserve">38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mwej3yewmktp">
            <w:r w:rsidDel="00000000" w:rsidR="00000000" w:rsidRPr="00000000">
              <w:rPr>
                <w:rFonts w:ascii="Times New Roman" w:cs="Times New Roman" w:eastAsia="Times New Roman" w:hAnsi="Times New Roman"/>
                <w:rtl w:val="0"/>
              </w:rPr>
              <w:t xml:space="preserve">8.10 Accessibility Recommendations</w:t>
              <w:tab/>
              <w:t xml:space="preserve">38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Times New Roman" w:cs="Times New Roman" w:eastAsia="Times New Roman" w:hAnsi="Times New Roman"/>
              <w:color w:val="1155cc"/>
              <w:u w:val="single"/>
            </w:rPr>
          </w:pPr>
          <w:hyperlink w:anchor="_kju5r2ecfn64">
            <w:r w:rsidDel="00000000" w:rsidR="00000000" w:rsidRPr="00000000">
              <w:rPr>
                <w:rFonts w:ascii="Times New Roman" w:cs="Times New Roman" w:eastAsia="Times New Roman" w:hAnsi="Times New Roman"/>
                <w:rtl w:val="0"/>
              </w:rPr>
              <w:t xml:space="preserve">8.11 WCAG Accessibility Compliance Assessment</w:t>
              <w:tab/>
              <w:t xml:space="preserve">39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Times New Roman" w:cs="Times New Roman" w:eastAsia="Times New Roman" w:hAnsi="Times New Roman"/>
              <w:color w:val="1155cc"/>
              <w:u w:val="single"/>
            </w:rPr>
          </w:pPr>
          <w:hyperlink w:anchor="_1uj8dpiwftuk">
            <w:r w:rsidDel="00000000" w:rsidR="00000000" w:rsidRPr="00000000">
              <w:rPr>
                <w:rFonts w:ascii="Times New Roman" w:cs="Times New Roman" w:eastAsia="Times New Roman" w:hAnsi="Times New Roman"/>
                <w:b w:val="1"/>
                <w:bCs w:val="1"/>
                <w:rtl w:val="0"/>
              </w:rPr>
              <w:t xml:space="preserve">9. Security Awareness Program Rollout Timeline</w:t>
              <w:tab/>
              <w:t xml:space="preserve">40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Times New Roman" w:cs="Times New Roman" w:eastAsia="Times New Roman" w:hAnsi="Times New Roman"/>
              <w:b w:val="1"/>
              <w:bCs w:val="1"/>
              <w:color w:val="1155cc"/>
              <w:u w:val="single"/>
            </w:rPr>
          </w:pPr>
          <w:hyperlink w:anchor="_7bq27gq0lrt9">
            <w:r w:rsidDel="00000000" w:rsidR="00000000" w:rsidRPr="00000000">
              <w:rPr>
                <w:rFonts w:ascii="Times New Roman" w:cs="Times New Roman" w:eastAsia="Times New Roman" w:hAnsi="Times New Roman"/>
                <w:b w:val="1"/>
                <w:bCs w:val="1"/>
                <w:rtl w:val="0"/>
              </w:rPr>
              <w:t xml:space="preserve">10. Challenges Encountered</w:t>
              <w:tab/>
              <w:t xml:space="preserve">41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Times New Roman" w:cs="Times New Roman" w:eastAsia="Times New Roman" w:hAnsi="Times New Roman"/>
              <w:b w:val="1"/>
              <w:bCs w:val="1"/>
              <w:color w:val="1155cc"/>
              <w:u w:val="single"/>
            </w:rPr>
          </w:pPr>
          <w:hyperlink w:anchor="_gb477vkn3o92">
            <w:r w:rsidDel="00000000" w:rsidR="00000000" w:rsidRPr="00000000">
              <w:rPr>
                <w:rFonts w:ascii="Times New Roman" w:cs="Times New Roman" w:eastAsia="Times New Roman" w:hAnsi="Times New Roman"/>
                <w:b w:val="1"/>
                <w:bCs w:val="1"/>
                <w:rtl w:val="0"/>
              </w:rPr>
              <w:t xml:space="preserve">11. Strategic Recommendations</w:t>
              <w:tab/>
              <w:t xml:space="preserve">42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ins w:author="Divine Ezewele" w:id="0" w:date="2026-03-19T11:07:13Z"/>
              <w:rFonts w:ascii="Times New Roman" w:cs="Times New Roman" w:eastAsia="Times New Roman" w:hAnsi="Times New Roman"/>
              <w:b w:val="1"/>
              <w:bCs w:val="1"/>
              <w:color w:val="1155cc"/>
              <w:u w:val="single"/>
            </w:rPr>
          </w:pPr>
          <w:hyperlink w:anchor="_xgeesz7fc156">
            <w:r w:rsidDel="00000000" w:rsidR="00000000" w:rsidRPr="00000000">
              <w:rPr>
                <w:rFonts w:ascii="Times New Roman" w:cs="Times New Roman" w:eastAsia="Times New Roman" w:hAnsi="Times New Roman"/>
                <w:b w:val="1"/>
                <w:bCs w:val="1"/>
                <w:rtl w:val="0"/>
              </w:rPr>
              <w:t xml:space="preserve">12. Conclusion</w:t>
              <w:tab/>
              <w:t xml:space="preserve">42</w:t>
            </w:r>
          </w:hyperlink>
          <w:ins w:author="Divine Ezewele" w:id="0" w:date="2026-03-19T11:07:13Z">
            <w:r w:rsidDel="00000000" w:rsidR="00000000" w:rsidRPr="00000000">
              <w:rPr>
                <w:rtl w:val="0"/>
              </w:rPr>
            </w:r>
          </w:ins>
        </w:p>
        <w:p w:rsidR="00000000" w:rsidDel="00000000" w:rsidP="00000000" w:rsidRDefault="00000000" w:rsidRPr="00000000" w14:paraId="00000050">
          <w:pPr>
            <w:widowControl w:val="0"/>
            <w:tabs>
              <w:tab w:val="right" w:leader="dot" w:pos="12000"/>
            </w:tabs>
            <w:spacing w:before="60" w:line="240" w:lineRule="auto"/>
            <w:rPr>
              <w:rFonts w:ascii="Times New Roman" w:cs="Times New Roman" w:eastAsia="Times New Roman" w:hAnsi="Times New Roman"/>
              <w:b w:val="1"/>
              <w:bCs w:val="1"/>
            </w:rPr>
          </w:pPr>
          <w:ins w:author="Divine Ezewele" w:id="0" w:date="2026-03-19T11:07:13Z">
            <w:r w:rsidDel="00000000" w:rsidR="00000000" w:rsidRPr="00000000">
              <w:rPr>
                <w:rFonts w:ascii="Times New Roman" w:cs="Times New Roman" w:eastAsia="Times New Roman" w:hAnsi="Times New Roman"/>
                <w:b w:val="1"/>
                <w:bCs w:val="1"/>
                <w:rtl w:val="0"/>
              </w:rPr>
              <w:t xml:space="preserve">13. References…………………………………………………………………………………………… 42</w:t>
            </w:r>
          </w:ins>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rtl w:val="0"/>
            </w:rPr>
            <w:t xml:space="preserve">14. </w:t>
          </w:r>
          <w:r w:rsidDel="00000000" w:rsidR="00000000" w:rsidRPr="00000000">
            <w:rPr>
              <w:rFonts w:ascii="Times New Roman" w:cs="Times New Roman" w:eastAsia="Times New Roman" w:hAnsi="Times New Roman"/>
              <w:b w:val="1"/>
              <w:bCs w:val="1"/>
              <w:color w:val="222222"/>
              <w:rtl w:val="0"/>
            </w:rPr>
            <w:t xml:space="preserve">Appendix A: Sprint Timeline &amp; Meetings………………………………………………………… 43</w:t>
          </w:r>
        </w:p>
        <w:p w:rsidR="00000000" w:rsidDel="00000000" w:rsidP="00000000" w:rsidRDefault="00000000" w:rsidRPr="00000000" w14:paraId="00000052">
          <w:pPr>
            <w:widowControl w:val="0"/>
            <w:tabs>
              <w:tab w:val="right" w:leader="dot" w:pos="12000"/>
            </w:tabs>
            <w:spacing w:before="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w:t>
          </w:r>
          <w:r w:rsidDel="00000000" w:rsidR="00000000" w:rsidRPr="00000000">
            <w:rPr>
              <w:rFonts w:ascii="Times New Roman" w:cs="Times New Roman" w:eastAsia="Times New Roman" w:hAnsi="Times New Roman"/>
              <w:b w:val="1"/>
              <w:bCs w:val="1"/>
              <w:color w:val="222222"/>
              <w:rtl w:val="0"/>
            </w:rPr>
            <w:t xml:space="preserve">Appendix B: Team Contributions…………………………………………………………………. 44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pStyle w:val="Heading1"/>
        <w:shd w:fill="ffffff" w:val="clear"/>
        <w:spacing w:after="80" w:before="240" w:line="360" w:lineRule="auto"/>
        <w:jc w:val="both"/>
        <w:rPr>
          <w:rFonts w:ascii="Times New Roman" w:cs="Times New Roman" w:eastAsia="Times New Roman" w:hAnsi="Times New Roman"/>
          <w:sz w:val="24"/>
          <w:szCs w:val="24"/>
        </w:rPr>
      </w:pPr>
      <w:bookmarkStart w:colFirst="0" w:colLast="0" w:name="_j8wh7nkopici" w:id="1"/>
      <w:bookmarkEnd w:id="1"/>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1"/>
        <w:keepNext w:val="0"/>
        <w:keepLines w:val="0"/>
        <w:shd w:fill="ffffff" w:val="clear"/>
        <w:spacing w:before="480" w:line="360" w:lineRule="auto"/>
        <w:jc w:val="both"/>
        <w:rPr>
          <w:rFonts w:ascii="Times New Roman" w:cs="Times New Roman" w:eastAsia="Times New Roman" w:hAnsi="Times New Roman"/>
          <w:b w:val="1"/>
          <w:bCs w:val="1"/>
          <w:sz w:val="28"/>
          <w:szCs w:val="28"/>
        </w:rPr>
      </w:pPr>
      <w:bookmarkStart w:colFirst="0" w:colLast="0" w:name="_fdtkpc2kmx1u" w:id="2"/>
      <w:bookmarkEnd w:id="2"/>
      <w:r w:rsidDel="00000000" w:rsidR="00000000" w:rsidRPr="00000000">
        <w:rPr>
          <w:rFonts w:ascii="Times New Roman" w:cs="Times New Roman" w:eastAsia="Times New Roman" w:hAnsi="Times New Roman"/>
          <w:b w:val="1"/>
          <w:bCs w:val="1"/>
          <w:sz w:val="28"/>
          <w:szCs w:val="28"/>
          <w:rtl w:val="0"/>
        </w:rPr>
        <w:t xml:space="preserve">1. Executive Summary</w:t>
      </w:r>
    </w:p>
    <w:p w:rsidR="00000000" w:rsidDel="00000000" w:rsidP="00000000" w:rsidRDefault="00000000" w:rsidRPr="00000000" w14:paraId="00000061">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behavior continues to represent one of the most significant risk factors within modern cybersecurity environments. While organizations invest heavily in advanced security technologies, cyber attackers increasingly exploit human vulnerabilities through social engineering, phishing campaigns, and other psychological manipulation techniques.</w:t>
      </w:r>
    </w:p>
    <w:p w:rsidR="00000000" w:rsidDel="00000000" w:rsidP="00000000" w:rsidRDefault="00000000" w:rsidRPr="00000000" w14:paraId="00000062">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the findings of a Human Factor Threat Assessment conducted for Cyberinfiniti Ltd. The objective of this assessment was to evaluate human-driven cybersecurity risks within the organization and develop a targeted security awareness program aimed at strengthening the organization’s human security posture.</w:t>
      </w:r>
    </w:p>
    <w:p w:rsidR="00000000" w:rsidDel="00000000" w:rsidP="00000000" w:rsidRDefault="00000000" w:rsidRPr="00000000" w14:paraId="00000063">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Cyberinfiniti Ltd operates as a Managed Security Service Provider (MSSP), delivering cybersecurity services such as Security Operations Center (SOC) monitoring, vulnerability assessments, cloud security advisory, and governance, risk, and compliance consulting. Due to the nature of these services, the organization handles highly sensitive information including client infrastructure configurations, vulnerability data, threat intelligence feeds, and regulatory compliance documentation. Consequently, human error within the organization has the potential to expose sensitive client environments and compromise organizational trust.</w:t>
      </w:r>
    </w:p>
    <w:p w:rsidR="00000000" w:rsidDel="00000000" w:rsidP="00000000" w:rsidRDefault="00000000" w:rsidRPr="00000000" w14:paraId="00000064">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assessment identified several key human factor threats relevant to Cyberinfiniti’s operational environment, including phishing attacks, social engineering, credential mismanagement, insider threats, and misconfiguration of security systems. Two major cybersecurity incidents involving social engineering attacks were analyzed to highlight the impact of human vulnerabilities in real-world scenarios.</w:t>
      </w:r>
    </w:p>
    <w:p w:rsidR="00000000" w:rsidDel="00000000" w:rsidP="00000000" w:rsidRDefault="00000000" w:rsidRPr="00000000" w14:paraId="00000065">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findings, a customized security awareness program was developed using the Vivida platform. The program was designed to educate employees on emerging cyber threats, reinforce secure behavior, and improve overall awareness of security risks associated with daily operations. The program incorporated both existing training modules available on the platform and custom content tailored to Cyberinfiniti’s operational context.</w:t>
      </w:r>
    </w:p>
    <w:p w:rsidR="00000000" w:rsidDel="00000000" w:rsidP="00000000" w:rsidRDefault="00000000" w:rsidRPr="00000000" w14:paraId="0000006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testing was also conducted to ensure that cybersecurity training content and digital learning environments remain inclusive and usable for individuals with different abilities.</w:t>
      </w:r>
    </w:p>
    <w:p w:rsidR="00000000" w:rsidDel="00000000" w:rsidP="00000000" w:rsidRDefault="00000000" w:rsidRPr="00000000" w14:paraId="00000067">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of this report emphasize that strengthening cybersecurity within </w:t>
      </w:r>
      <w:r w:rsidDel="00000000" w:rsidR="00000000" w:rsidRPr="00000000">
        <w:rPr>
          <w:rFonts w:ascii="Times New Roman" w:cs="Times New Roman" w:eastAsia="Times New Roman" w:hAnsi="Times New Roman"/>
          <w:sz w:val="24"/>
          <w:szCs w:val="24"/>
          <w:rtl w:val="0"/>
        </w:rPr>
        <w:t xml:space="preserve">Cyberinfiniti</w:t>
      </w:r>
      <w:r w:rsidDel="00000000" w:rsidR="00000000" w:rsidRPr="00000000">
        <w:rPr>
          <w:rFonts w:ascii="Times New Roman" w:cs="Times New Roman" w:eastAsia="Times New Roman" w:hAnsi="Times New Roman"/>
          <w:sz w:val="24"/>
          <w:szCs w:val="24"/>
          <w:rtl w:val="0"/>
        </w:rPr>
        <w:t xml:space="preserve"> requires not only technical defenses but also the development of a strong security culture that empowers employees to act as the first line of defense against cyber threats.</w:t>
      </w:r>
    </w:p>
    <w:p w:rsidR="00000000" w:rsidDel="00000000" w:rsidP="00000000" w:rsidRDefault="00000000" w:rsidRPr="00000000" w14:paraId="00000068">
      <w:pPr>
        <w:pStyle w:val="Heading1"/>
        <w:keepNext w:val="0"/>
        <w:keepLines w:val="0"/>
        <w:shd w:fill="ffffff" w:val="clear"/>
        <w:spacing w:before="480" w:line="360" w:lineRule="auto"/>
        <w:jc w:val="both"/>
        <w:rPr>
          <w:rFonts w:ascii="Times New Roman" w:cs="Times New Roman" w:eastAsia="Times New Roman" w:hAnsi="Times New Roman"/>
          <w:b w:val="1"/>
          <w:bCs w:val="1"/>
          <w:sz w:val="28"/>
          <w:szCs w:val="28"/>
        </w:rPr>
      </w:pPr>
      <w:bookmarkStart w:colFirst="0" w:colLast="0" w:name="_y4k74zl0vvm4" w:id="3"/>
      <w:bookmarkEnd w:id="3"/>
      <w:r w:rsidDel="00000000" w:rsidR="00000000" w:rsidRPr="00000000">
        <w:rPr>
          <w:rFonts w:ascii="Times New Roman" w:cs="Times New Roman" w:eastAsia="Times New Roman" w:hAnsi="Times New Roman"/>
          <w:b w:val="1"/>
          <w:bCs w:val="1"/>
          <w:sz w:val="28"/>
          <w:szCs w:val="28"/>
          <w:rtl w:val="0"/>
        </w:rPr>
        <w:t xml:space="preserve">2. Organizational Context</w:t>
      </w:r>
    </w:p>
    <w:p w:rsidR="00000000" w:rsidDel="00000000" w:rsidP="00000000" w:rsidRDefault="00000000" w:rsidRPr="00000000" w14:paraId="00000069">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Cyberinfiniti Ltd is a cybersecurity-focused enterprise operating within the Information Technology sector, specializing in managed security services, threat detection, vulnerability assessments, cloud security advisory, and governance, risk, and compliance consulting.</w:t>
      </w:r>
    </w:p>
    <w:p w:rsidR="00000000" w:rsidDel="00000000" w:rsidP="00000000" w:rsidRDefault="00000000" w:rsidRPr="00000000" w14:paraId="0000006A">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Managed Security Service Provider, the organization delivers cybersecurity solutions to multiple clients across various industries, providing services designed to detect, prevent, and respond to cyber threats affecting client infrastructure and digital assets.</w:t>
      </w:r>
    </w:p>
    <w:p w:rsidR="00000000" w:rsidDel="00000000" w:rsidP="00000000" w:rsidRDefault="00000000" w:rsidRPr="00000000" w14:paraId="0000006B">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operational services provided by Cyberinfiniti include:</w:t>
      </w:r>
    </w:p>
    <w:p w:rsidR="00000000" w:rsidDel="00000000" w:rsidP="00000000" w:rsidRDefault="00000000" w:rsidRPr="00000000" w14:paraId="0000006C">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Operations Center (SOC) monitoring and incident response</w:t>
        <w:br w:type="textWrapping"/>
        <w:t xml:space="preserve"> Threat detection and security event monitoring</w:t>
        <w:br w:type="textWrapping"/>
        <w:t xml:space="preserve"> Vulnerability assessment and penetration testing</w:t>
        <w:br w:type="textWrapping"/>
        <w:t xml:space="preserve"> Cloud security architecture and advisory services</w:t>
        <w:br w:type="textWrapping"/>
        <w:t xml:space="preserve"> Governance, Risk and Compliance consulting</w:t>
        <w:br w:type="textWrapping"/>
        <w:t xml:space="preserve"> Cybersecurity awareness and professional training programs</w:t>
      </w:r>
    </w:p>
    <w:p w:rsidR="00000000" w:rsidDel="00000000" w:rsidP="00000000" w:rsidRDefault="00000000" w:rsidRPr="00000000" w14:paraId="0000006D">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nature of these services, Cyberinfiniti operates within a high-trust and high-sensitivity environment. Employees regularly interact with confidential information including security architecture diagrams, vulnerability assessment reports, threat intelligence feeds, and sensitive regulatory compliance documentation.</w:t>
      </w:r>
    </w:p>
    <w:p w:rsidR="00000000" w:rsidDel="00000000" w:rsidP="00000000" w:rsidRDefault="00000000" w:rsidRPr="00000000" w14:paraId="0000006E">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organization may process or store personal data as part of its client engagements, requiring compliance with data protection regulations such as the Nigeria Data Protection Act (NDPA).</w:t>
      </w:r>
    </w:p>
    <w:p w:rsidR="00000000" w:rsidDel="00000000" w:rsidP="00000000" w:rsidRDefault="00000000" w:rsidRPr="00000000" w14:paraId="0000006F">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working within Cyberinfiniti typically include security analysts, cloud security engineers, governance specialists, consultants, and administrative personnel. These employees often have privileged access to internal monitoring systems, security dashboards, client infrastructure configurations, and sensitive documentation.</w:t>
      </w:r>
    </w:p>
    <w:p w:rsidR="00000000" w:rsidDel="00000000" w:rsidP="00000000" w:rsidRDefault="00000000" w:rsidRPr="00000000" w14:paraId="00000070">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this elevated access, human behavior represents a critical component of the organization’s overall cybersecurity posture. Human factors such as poor password management, susceptibility to phishing attacks, improper handling of sensitive information, or unauthorized use of external tools may introduce vulnerabilities that could compromise both internal systems and client environments.</w:t>
      </w:r>
    </w:p>
    <w:p w:rsidR="00000000" w:rsidDel="00000000" w:rsidP="00000000" w:rsidRDefault="00000000" w:rsidRPr="00000000" w14:paraId="00000071">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Recognizing these risks, Cyberinfiniti places strong emphasis on building a robust cybersecurity culture that promotes awareness, accountability, and proactive security behavior among its employees.</w:t>
      </w:r>
    </w:p>
    <w:p w:rsidR="00000000" w:rsidDel="00000000" w:rsidP="00000000" w:rsidRDefault="00000000" w:rsidRPr="00000000" w14:paraId="00000072">
      <w:pPr>
        <w:pStyle w:val="Heading1"/>
        <w:keepNext w:val="0"/>
        <w:keepLines w:val="0"/>
        <w:shd w:fill="ffffff" w:val="clear"/>
        <w:spacing w:before="480" w:line="360" w:lineRule="auto"/>
        <w:jc w:val="both"/>
        <w:rPr>
          <w:rFonts w:ascii="Times New Roman" w:cs="Times New Roman" w:eastAsia="Times New Roman" w:hAnsi="Times New Roman"/>
          <w:b w:val="1"/>
          <w:bCs w:val="1"/>
          <w:sz w:val="28"/>
          <w:szCs w:val="28"/>
        </w:rPr>
      </w:pPr>
      <w:bookmarkStart w:colFirst="0" w:colLast="0" w:name="_l32qukt584as" w:id="4"/>
      <w:bookmarkEnd w:id="4"/>
      <w:r w:rsidDel="00000000" w:rsidR="00000000" w:rsidRPr="00000000">
        <w:rPr>
          <w:rFonts w:ascii="Times New Roman" w:cs="Times New Roman" w:eastAsia="Times New Roman" w:hAnsi="Times New Roman"/>
          <w:b w:val="1"/>
          <w:bCs w:val="1"/>
          <w:sz w:val="28"/>
          <w:szCs w:val="28"/>
          <w:rtl w:val="0"/>
        </w:rPr>
        <w:t xml:space="preserve">3. Human Factor Threat Profile</w:t>
      </w:r>
    </w:p>
    <w:p w:rsidR="00000000" w:rsidDel="00000000" w:rsidP="00000000" w:rsidRDefault="00000000" w:rsidRPr="00000000" w14:paraId="00000073">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Cyberinfiniti Human Threat Profile</w:t>
      </w:r>
    </w:p>
    <w:p w:rsidR="00000000" w:rsidDel="00000000" w:rsidP="00000000" w:rsidRDefault="00000000" w:rsidRPr="00000000" w14:paraId="00000074">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factor threats refer to cybersecurity risks that arise from </w:t>
      </w:r>
      <w:r w:rsidDel="00000000" w:rsidR="00000000" w:rsidRPr="00000000">
        <w:rPr>
          <w:rFonts w:ascii="Times New Roman" w:cs="Times New Roman" w:eastAsia="Times New Roman" w:hAnsi="Times New Roman"/>
          <w:b w:val="1"/>
          <w:bCs w:val="1"/>
          <w:sz w:val="24"/>
          <w:szCs w:val="24"/>
          <w:rtl w:val="0"/>
        </w:rPr>
        <w:t xml:space="preserve">human behaviour, mistakes, negligence, or manipulation</w:t>
      </w:r>
      <w:r w:rsidDel="00000000" w:rsidR="00000000" w:rsidRPr="00000000">
        <w:rPr>
          <w:rFonts w:ascii="Times New Roman" w:cs="Times New Roman" w:eastAsia="Times New Roman" w:hAnsi="Times New Roman"/>
          <w:sz w:val="24"/>
          <w:szCs w:val="24"/>
          <w:rtl w:val="0"/>
        </w:rPr>
        <w:t xml:space="preserve"> rather than purely technical vulnerabilities. Even organizations with strong security infrastructures remain vulnerable if employees unknowingly assist attackers or mismanage sensitive systems.</w:t>
      </w:r>
    </w:p>
    <w:p w:rsidR="00000000" w:rsidDel="00000000" w:rsidP="00000000" w:rsidRDefault="00000000" w:rsidRPr="00000000" w14:paraId="00000075">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cybersecurity companies such as Cyberinfiniti, the risk is even greater because employees often have </w:t>
      </w:r>
      <w:r w:rsidDel="00000000" w:rsidR="00000000" w:rsidRPr="00000000">
        <w:rPr>
          <w:rFonts w:ascii="Times New Roman" w:cs="Times New Roman" w:eastAsia="Times New Roman" w:hAnsi="Times New Roman"/>
          <w:b w:val="1"/>
          <w:bCs w:val="1"/>
          <w:sz w:val="24"/>
          <w:szCs w:val="24"/>
          <w:rtl w:val="0"/>
        </w:rPr>
        <w:t xml:space="preserve">privileged access to security monitoring tools, vulnerability reports, client networks, and threat intelligence platforms</w:t>
      </w:r>
      <w:r w:rsidDel="00000000" w:rsidR="00000000" w:rsidRPr="00000000">
        <w:rPr>
          <w:rFonts w:ascii="Times New Roman" w:cs="Times New Roman" w:eastAsia="Times New Roman" w:hAnsi="Times New Roman"/>
          <w:sz w:val="24"/>
          <w:szCs w:val="24"/>
          <w:rtl w:val="0"/>
        </w:rPr>
        <w:t xml:space="preserve">. A single human mistake could potentially compromise multiple client environments.</w:t>
      </w:r>
    </w:p>
    <w:p w:rsidR="00000000" w:rsidDel="00000000" w:rsidP="00000000" w:rsidRDefault="00000000" w:rsidRPr="00000000" w14:paraId="0000007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the major human factor threats relevant to cybersecurity service providers.</w:t>
      </w:r>
    </w:p>
    <w:p w:rsidR="00000000" w:rsidDel="00000000" w:rsidP="00000000" w:rsidRDefault="00000000" w:rsidRPr="00000000" w14:paraId="0000007A">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Phishing Attacks</w:t>
      </w:r>
    </w:p>
    <w:p w:rsidR="00000000" w:rsidDel="00000000" w:rsidP="00000000" w:rsidRDefault="00000000" w:rsidRPr="00000000" w14:paraId="0000007B">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Phishing remains one of the most common and effective cyberattack techniques. It involves sending fraudulent messages, usually emails, that appear to come from legitimate sources, in order to trick employees into revealing sensitive information or clicking on malicious links.</w:t>
      </w:r>
    </w:p>
    <w:p w:rsidR="00000000" w:rsidDel="00000000" w:rsidP="00000000" w:rsidRDefault="00000000" w:rsidRPr="00000000" w14:paraId="0000007C">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cybersecurity service providers, SOC analysts and consultants constantly communicate with clients, vendors, and technology partners. Attackers exploit this communication pattern by impersonating trusted contacts.</w:t>
      </w:r>
    </w:p>
    <w:p w:rsidR="00000000" w:rsidDel="00000000" w:rsidP="00000000" w:rsidRDefault="00000000" w:rsidRPr="00000000" w14:paraId="0000007D">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an attacker may send an email that appears to come from a client requesting urgent assistance with a system issue. The message may contain a malicious link leading to a fake login portal designed to steal credentials.</w:t>
      </w:r>
    </w:p>
    <w:p w:rsidR="00000000" w:rsidDel="00000000" w:rsidP="00000000" w:rsidRDefault="00000000" w:rsidRPr="00000000" w14:paraId="0000007E">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analyst enters their credentials into the phishing site, the attacker could gain access to:</w:t>
      </w:r>
    </w:p>
    <w:p w:rsidR="00000000" w:rsidDel="00000000" w:rsidP="00000000" w:rsidRDefault="00000000" w:rsidRPr="00000000" w14:paraId="0000007F">
      <w:pPr>
        <w:numPr>
          <w:ilvl w:val="0"/>
          <w:numId w:val="35"/>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monitoring dashboards</w:t>
      </w:r>
    </w:p>
    <w:p w:rsidR="00000000" w:rsidDel="00000000" w:rsidP="00000000" w:rsidRDefault="00000000" w:rsidRPr="00000000" w14:paraId="00000080">
      <w:pPr>
        <w:numPr>
          <w:ilvl w:val="0"/>
          <w:numId w:val="35"/>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environments</w:t>
      </w:r>
    </w:p>
    <w:p w:rsidR="00000000" w:rsidDel="00000000" w:rsidP="00000000" w:rsidRDefault="00000000" w:rsidRPr="00000000" w14:paraId="00000081">
      <w:pPr>
        <w:numPr>
          <w:ilvl w:val="0"/>
          <w:numId w:val="35"/>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documentation systems</w:t>
      </w:r>
    </w:p>
    <w:p w:rsidR="00000000" w:rsidDel="00000000" w:rsidP="00000000" w:rsidRDefault="00000000" w:rsidRPr="00000000" w14:paraId="00000082">
      <w:pPr>
        <w:numPr>
          <w:ilvl w:val="0"/>
          <w:numId w:val="35"/>
        </w:numPr>
        <w:shd w:fill="ffffff" w:val="clea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response platforms</w:t>
      </w:r>
    </w:p>
    <w:p w:rsidR="00000000" w:rsidDel="00000000" w:rsidP="00000000" w:rsidRDefault="00000000" w:rsidRPr="00000000" w14:paraId="00000083">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cybersecurity firms manage multiple client infrastructures, a successful phishing attack could have cascading consequences affecting many organizations simultaneously.</w:t>
      </w:r>
    </w:p>
    <w:p w:rsidR="00000000" w:rsidDel="00000000" w:rsidP="00000000" w:rsidRDefault="00000000" w:rsidRPr="00000000" w14:paraId="00000084">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Social Engineering Attacks</w:t>
      </w:r>
    </w:p>
    <w:p w:rsidR="00000000" w:rsidDel="00000000" w:rsidP="00000000" w:rsidRDefault="00000000" w:rsidRPr="00000000" w14:paraId="00000085">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engineering attacks manipulate human psychology to bypass security controls. Rather than exploiting technical vulnerabilities, attackers exploit trust, urgency, authority, or fear to convince employees to perform actions that compromise security.</w:t>
      </w:r>
    </w:p>
    <w:p w:rsidR="00000000" w:rsidDel="00000000" w:rsidP="00000000" w:rsidRDefault="00000000" w:rsidRPr="00000000" w14:paraId="0000008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Attackers may impersonate:</w:t>
      </w:r>
    </w:p>
    <w:p w:rsidR="00000000" w:rsidDel="00000000" w:rsidP="00000000" w:rsidRDefault="00000000" w:rsidRPr="00000000" w14:paraId="00000087">
      <w:pPr>
        <w:numPr>
          <w:ilvl w:val="0"/>
          <w:numId w:val="2"/>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executives requesting urgent access</w:t>
      </w:r>
    </w:p>
    <w:p w:rsidR="00000000" w:rsidDel="00000000" w:rsidP="00000000" w:rsidRDefault="00000000" w:rsidRPr="00000000" w14:paraId="00000088">
      <w:pPr>
        <w:numPr>
          <w:ilvl w:val="0"/>
          <w:numId w:val="2"/>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requesting confidential information</w:t>
      </w:r>
    </w:p>
    <w:p w:rsidR="00000000" w:rsidDel="00000000" w:rsidP="00000000" w:rsidRDefault="00000000" w:rsidRPr="00000000" w14:paraId="00000089">
      <w:pPr>
        <w:numPr>
          <w:ilvl w:val="0"/>
          <w:numId w:val="2"/>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administrators requesting credential verification</w:t>
      </w:r>
    </w:p>
    <w:p w:rsidR="00000000" w:rsidDel="00000000" w:rsidP="00000000" w:rsidRDefault="00000000" w:rsidRPr="00000000" w14:paraId="0000008A">
      <w:pPr>
        <w:numPr>
          <w:ilvl w:val="0"/>
          <w:numId w:val="2"/>
        </w:numPr>
        <w:shd w:fill="ffffff" w:val="clea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Vendors asking for system configuration details</w:t>
      </w:r>
    </w:p>
    <w:p w:rsidR="00000000" w:rsidDel="00000000" w:rsidP="00000000" w:rsidRDefault="00000000" w:rsidRPr="00000000" w14:paraId="0000008B">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malicious actor could call a SOC analyst pretending to be a client’s IT manager, requesting immediate access to logs for an “ongoing incident.” Under pressure to provide support, the analyst might unknowingly disclose sensitive information.</w:t>
      </w:r>
    </w:p>
    <w:p w:rsidR="00000000" w:rsidDel="00000000" w:rsidP="00000000" w:rsidRDefault="00000000" w:rsidRPr="00000000" w14:paraId="0000008C">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cybersecurity firms, employees often work in high-pressure environments where rapid response is required, making them particularly susceptible to social engineering attacks.</w:t>
      </w:r>
    </w:p>
    <w:p w:rsidR="00000000" w:rsidDel="00000000" w:rsidP="00000000" w:rsidRDefault="00000000" w:rsidRPr="00000000" w14:paraId="0000008D">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Credential Mismanagement</w:t>
      </w:r>
    </w:p>
    <w:p w:rsidR="00000000" w:rsidDel="00000000" w:rsidP="00000000" w:rsidRDefault="00000000" w:rsidRPr="00000000" w14:paraId="0000008E">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Credential mismanagement refers to improper handling of authentication credentials such as usernames, passwords, and API keys.</w:t>
      </w:r>
    </w:p>
    <w:p w:rsidR="00000000" w:rsidDel="00000000" w:rsidP="00000000" w:rsidRDefault="00000000" w:rsidRPr="00000000" w14:paraId="0000008F">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may include:</w:t>
      </w:r>
    </w:p>
    <w:p w:rsidR="00000000" w:rsidDel="00000000" w:rsidP="00000000" w:rsidRDefault="00000000" w:rsidRPr="00000000" w14:paraId="00000090">
      <w:pPr>
        <w:numPr>
          <w:ilvl w:val="0"/>
          <w:numId w:val="19"/>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Reusing passwords across multiple platforms</w:t>
      </w:r>
    </w:p>
    <w:p w:rsidR="00000000" w:rsidDel="00000000" w:rsidP="00000000" w:rsidRDefault="00000000" w:rsidRPr="00000000" w14:paraId="00000091">
      <w:pPr>
        <w:numPr>
          <w:ilvl w:val="0"/>
          <w:numId w:val="19"/>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Sharing login credentials among team members</w:t>
      </w:r>
    </w:p>
    <w:p w:rsidR="00000000" w:rsidDel="00000000" w:rsidP="00000000" w:rsidRDefault="00000000" w:rsidRPr="00000000" w14:paraId="00000092">
      <w:pPr>
        <w:numPr>
          <w:ilvl w:val="0"/>
          <w:numId w:val="19"/>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Storing passwords in plain text files or spreadsheets</w:t>
      </w:r>
    </w:p>
    <w:p w:rsidR="00000000" w:rsidDel="00000000" w:rsidP="00000000" w:rsidRDefault="00000000" w:rsidRPr="00000000" w14:paraId="00000093">
      <w:pPr>
        <w:numPr>
          <w:ilvl w:val="0"/>
          <w:numId w:val="19"/>
        </w:numPr>
        <w:shd w:fill="ffffff" w:val="clea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weak or predictable passwords</w:t>
      </w:r>
    </w:p>
    <w:p w:rsidR="00000000" w:rsidDel="00000000" w:rsidP="00000000" w:rsidRDefault="00000000" w:rsidRPr="00000000" w14:paraId="00000094">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organizations that manage multiple client systems, engineers may sometimes reuse credentials across platforms for convenience. However, if attackers compromise one system, they may gain access to several others due to password reuse.</w:t>
      </w:r>
    </w:p>
    <w:p w:rsidR="00000000" w:rsidDel="00000000" w:rsidP="00000000" w:rsidRDefault="00000000" w:rsidRPr="00000000" w14:paraId="00000095">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Credential mismanagement can therefore lead to large-scale compromise across multiple client environments, which can severely damage the reputation of a cybersecurity firm.</w:t>
      </w:r>
    </w:p>
    <w:p w:rsidR="00000000" w:rsidDel="00000000" w:rsidP="00000000" w:rsidRDefault="00000000" w:rsidRPr="00000000" w14:paraId="00000096">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 Insider Threats</w:t>
      </w:r>
    </w:p>
    <w:p w:rsidR="00000000" w:rsidDel="00000000" w:rsidP="00000000" w:rsidRDefault="00000000" w:rsidRPr="00000000" w14:paraId="00000097">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Insider threats originate from individuals within the organization who have legitimate access to systems and data. These threats may be </w:t>
      </w:r>
      <w:r w:rsidDel="00000000" w:rsidR="00000000" w:rsidRPr="00000000">
        <w:rPr>
          <w:rFonts w:ascii="Times New Roman" w:cs="Times New Roman" w:eastAsia="Times New Roman" w:hAnsi="Times New Roman"/>
          <w:b w:val="1"/>
          <w:bCs w:val="1"/>
          <w:sz w:val="24"/>
          <w:szCs w:val="24"/>
          <w:rtl w:val="0"/>
        </w:rPr>
        <w:t xml:space="preserve">intentional or accidental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8">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insider threats include:</w:t>
      </w:r>
    </w:p>
    <w:p w:rsidR="00000000" w:rsidDel="00000000" w:rsidP="00000000" w:rsidRDefault="00000000" w:rsidRPr="00000000" w14:paraId="00000099">
      <w:pPr>
        <w:numPr>
          <w:ilvl w:val="0"/>
          <w:numId w:val="31"/>
        </w:numPr>
        <w:shd w:fill="ffffff" w:val="clea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Malicious Insider Threat: </w:t>
      </w:r>
      <w:r w:rsidDel="00000000" w:rsidR="00000000" w:rsidRPr="00000000">
        <w:rPr>
          <w:rFonts w:ascii="Times New Roman" w:cs="Times New Roman" w:eastAsia="Times New Roman" w:hAnsi="Times New Roman"/>
          <w:sz w:val="24"/>
          <w:szCs w:val="24"/>
          <w:rtl w:val="0"/>
        </w:rPr>
        <w:t xml:space="preserve">This occurs when an employee intentionally abuses their privileges to steal sensitive information, sabotage systems, or leak confidential data. Motivations may include financial gain, revenge, or collaboration with external attackers.</w:t>
      </w:r>
    </w:p>
    <w:p w:rsidR="00000000" w:rsidDel="00000000" w:rsidP="00000000" w:rsidRDefault="00000000" w:rsidRPr="00000000" w14:paraId="0000009A">
      <w:pPr>
        <w:numPr>
          <w:ilvl w:val="0"/>
          <w:numId w:val="31"/>
        </w:numPr>
        <w:shd w:fill="ffffff" w:val="clea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Negligent Insider Threat: </w:t>
      </w:r>
      <w:r w:rsidDel="00000000" w:rsidR="00000000" w:rsidRPr="00000000">
        <w:rPr>
          <w:rFonts w:ascii="Times New Roman" w:cs="Times New Roman" w:eastAsia="Times New Roman" w:hAnsi="Times New Roman"/>
          <w:sz w:val="24"/>
          <w:szCs w:val="24"/>
          <w:rtl w:val="0"/>
        </w:rPr>
        <w:t xml:space="preserve">This occurs when employees unintentionally expose sensitive data due to carelessness or lack of awareness. Examples include sending sensitive files to the wrong email address or uploading confidential information to unsecured platforms.</w:t>
      </w:r>
    </w:p>
    <w:p w:rsidR="00000000" w:rsidDel="00000000" w:rsidP="00000000" w:rsidRDefault="00000000" w:rsidRPr="00000000" w14:paraId="0000009B">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cybersecurity firms, insider threats are particularly dangerous because employees may have access to:</w:t>
      </w:r>
    </w:p>
    <w:p w:rsidR="00000000" w:rsidDel="00000000" w:rsidP="00000000" w:rsidRDefault="00000000" w:rsidRPr="00000000" w14:paraId="0000009C">
      <w:pPr>
        <w:numPr>
          <w:ilvl w:val="0"/>
          <w:numId w:val="28"/>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Vulnerability reports</w:t>
      </w:r>
    </w:p>
    <w:p w:rsidR="00000000" w:rsidDel="00000000" w:rsidP="00000000" w:rsidRDefault="00000000" w:rsidRPr="00000000" w14:paraId="0000009D">
      <w:pPr>
        <w:numPr>
          <w:ilvl w:val="0"/>
          <w:numId w:val="28"/>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logs</w:t>
      </w:r>
    </w:p>
    <w:p w:rsidR="00000000" w:rsidDel="00000000" w:rsidP="00000000" w:rsidRDefault="00000000" w:rsidRPr="00000000" w14:paraId="0000009E">
      <w:pPr>
        <w:numPr>
          <w:ilvl w:val="0"/>
          <w:numId w:val="28"/>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infrastructure details</w:t>
      </w:r>
    </w:p>
    <w:p w:rsidR="00000000" w:rsidDel="00000000" w:rsidP="00000000" w:rsidRDefault="00000000" w:rsidRPr="00000000" w14:paraId="0000009F">
      <w:pPr>
        <w:numPr>
          <w:ilvl w:val="0"/>
          <w:numId w:val="28"/>
        </w:numPr>
        <w:shd w:fill="ffffff" w:val="clea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response plans</w:t>
      </w:r>
    </w:p>
    <w:p w:rsidR="00000000" w:rsidDel="00000000" w:rsidP="00000000" w:rsidRDefault="00000000" w:rsidRPr="00000000" w14:paraId="000000A0">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disclosure of such information could severely undermine the trust clients place in the organization.</w:t>
      </w:r>
    </w:p>
    <w:p w:rsidR="00000000" w:rsidDel="00000000" w:rsidP="00000000" w:rsidRDefault="00000000" w:rsidRPr="00000000" w14:paraId="000000A1">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Misconfigured Security Tools</w:t>
      </w:r>
    </w:p>
    <w:p w:rsidR="00000000" w:rsidDel="00000000" w:rsidP="00000000" w:rsidRDefault="00000000" w:rsidRPr="00000000" w14:paraId="000000A2">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technologies such as firewalls, intrusion detection systems, and SIEM platforms require careful configuration. Human error during setup or maintenance can introduce vulnerabilities that attackers may exploit.</w:t>
      </w:r>
    </w:p>
    <w:p w:rsidR="00000000" w:rsidDel="00000000" w:rsidP="00000000" w:rsidRDefault="00000000" w:rsidRPr="00000000" w14:paraId="000000A3">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configuration errors include:</w:t>
      </w:r>
    </w:p>
    <w:p w:rsidR="00000000" w:rsidDel="00000000" w:rsidP="00000000" w:rsidRDefault="00000000" w:rsidRPr="00000000" w14:paraId="000000A4">
      <w:pPr>
        <w:numPr>
          <w:ilvl w:val="0"/>
          <w:numId w:val="21"/>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firewall rules allowing unauthorized access</w:t>
      </w:r>
    </w:p>
    <w:p w:rsidR="00000000" w:rsidDel="00000000" w:rsidP="00000000" w:rsidRDefault="00000000" w:rsidRPr="00000000" w14:paraId="000000A5">
      <w:pPr>
        <w:numPr>
          <w:ilvl w:val="0"/>
          <w:numId w:val="21"/>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Disabled security alerts</w:t>
      </w:r>
    </w:p>
    <w:p w:rsidR="00000000" w:rsidDel="00000000" w:rsidP="00000000" w:rsidRDefault="00000000" w:rsidRPr="00000000" w14:paraId="000000A6">
      <w:pPr>
        <w:numPr>
          <w:ilvl w:val="0"/>
          <w:numId w:val="21"/>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Poorly configured access control policies</w:t>
      </w:r>
    </w:p>
    <w:p w:rsidR="00000000" w:rsidDel="00000000" w:rsidP="00000000" w:rsidRDefault="00000000" w:rsidRPr="00000000" w14:paraId="000000A7">
      <w:pPr>
        <w:numPr>
          <w:ilvl w:val="0"/>
          <w:numId w:val="21"/>
        </w:numPr>
        <w:shd w:fill="ffffff" w:val="clea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systems that fail to capture critical activity</w:t>
      </w:r>
    </w:p>
    <w:p w:rsidR="00000000" w:rsidDel="00000000" w:rsidP="00000000" w:rsidRDefault="00000000" w:rsidRPr="00000000" w14:paraId="000000A8">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a SIEM alert rule is misconfigured, malicious activity within a client network may go undetected for long periods.</w:t>
      </w:r>
    </w:p>
    <w:p w:rsidR="00000000" w:rsidDel="00000000" w:rsidP="00000000" w:rsidRDefault="00000000" w:rsidRPr="00000000" w14:paraId="000000A9">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cybersecurity firms responsible for monitoring multiple environments, a misconfigured tool could lead to missed threat detections across several clients.</w:t>
      </w:r>
    </w:p>
    <w:p w:rsidR="00000000" w:rsidDel="00000000" w:rsidP="00000000" w:rsidRDefault="00000000" w:rsidRPr="00000000" w14:paraId="000000AA">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Shadow IT Usage</w:t>
      </w:r>
    </w:p>
    <w:p w:rsidR="00000000" w:rsidDel="00000000" w:rsidP="00000000" w:rsidRDefault="00000000" w:rsidRPr="00000000" w14:paraId="000000AC">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Shadow IT refers to the use of unauthorized software, applications, or services without the approval of the organization's IT department.</w:t>
      </w:r>
    </w:p>
    <w:p w:rsidR="00000000" w:rsidDel="00000000" w:rsidP="00000000" w:rsidRDefault="00000000" w:rsidRPr="00000000" w14:paraId="000000AD">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may adopt these tools to improve productivity or simplify collaboration, but such tools often lack proper security controls.</w:t>
      </w:r>
    </w:p>
    <w:p w:rsidR="00000000" w:rsidDel="00000000" w:rsidP="00000000" w:rsidRDefault="00000000" w:rsidRPr="00000000" w14:paraId="000000AE">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w:t>
      </w:r>
    </w:p>
    <w:p w:rsidR="00000000" w:rsidDel="00000000" w:rsidP="00000000" w:rsidRDefault="00000000" w:rsidRPr="00000000" w14:paraId="000000AF">
      <w:pPr>
        <w:numPr>
          <w:ilvl w:val="0"/>
          <w:numId w:val="9"/>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cloud storage platforms</w:t>
      </w:r>
    </w:p>
    <w:p w:rsidR="00000000" w:rsidDel="00000000" w:rsidP="00000000" w:rsidRDefault="00000000" w:rsidRPr="00000000" w14:paraId="000000B0">
      <w:pPr>
        <w:numPr>
          <w:ilvl w:val="0"/>
          <w:numId w:val="9"/>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Unapproved messaging applications</w:t>
      </w:r>
    </w:p>
    <w:p w:rsidR="00000000" w:rsidDel="00000000" w:rsidP="00000000" w:rsidRDefault="00000000" w:rsidRPr="00000000" w14:paraId="000000B1">
      <w:pPr>
        <w:numPr>
          <w:ilvl w:val="0"/>
          <w:numId w:val="9"/>
        </w:numPr>
        <w:shd w:fill="ffffff" w:val="clea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project management tools</w:t>
      </w:r>
    </w:p>
    <w:p w:rsidR="00000000" w:rsidDel="00000000" w:rsidP="00000000" w:rsidRDefault="00000000" w:rsidRPr="00000000" w14:paraId="000000B2">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sensitive client information is uploaded to these platforms, it may become accessible to unauthorized individuals or external attackers.</w:t>
      </w:r>
    </w:p>
    <w:p w:rsidR="00000000" w:rsidDel="00000000" w:rsidP="00000000" w:rsidRDefault="00000000" w:rsidRPr="00000000" w14:paraId="000000B3">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cybersecurity firms, shadow IT can result in uncontrolled data exposure and compliance violations, particularly when dealing with sensitive client security information.</w:t>
      </w:r>
    </w:p>
    <w:p w:rsidR="00000000" w:rsidDel="00000000" w:rsidP="00000000" w:rsidRDefault="00000000" w:rsidRPr="00000000" w14:paraId="000000B4">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Privileged Access Misuse</w:t>
      </w:r>
    </w:p>
    <w:p w:rsidR="00000000" w:rsidDel="00000000" w:rsidP="00000000" w:rsidRDefault="00000000" w:rsidRPr="00000000" w14:paraId="000000B5">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in cybersecurity organizations often require elevated privileges to perform their duties. Security engineers, SOC analysts, and system administrators may have access to critical systems and administrative tools.</w:t>
      </w:r>
    </w:p>
    <w:p w:rsidR="00000000" w:rsidDel="00000000" w:rsidP="00000000" w:rsidRDefault="00000000" w:rsidRPr="00000000" w14:paraId="000000B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privileged access is necessary for operational tasks, it also increases risk if not properly controlled.</w:t>
      </w:r>
    </w:p>
    <w:p w:rsidR="00000000" w:rsidDel="00000000" w:rsidP="00000000" w:rsidRDefault="00000000" w:rsidRPr="00000000" w14:paraId="000000B7">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Misuse of privileged access may include:</w:t>
      </w:r>
    </w:p>
    <w:p w:rsidR="00000000" w:rsidDel="00000000" w:rsidP="00000000" w:rsidRDefault="00000000" w:rsidRPr="00000000" w14:paraId="000000B8">
      <w:pPr>
        <w:numPr>
          <w:ilvl w:val="0"/>
          <w:numId w:val="29"/>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Accidental modification of system configurations</w:t>
      </w:r>
    </w:p>
    <w:p w:rsidR="00000000" w:rsidDel="00000000" w:rsidP="00000000" w:rsidRDefault="00000000" w:rsidRPr="00000000" w14:paraId="000000B9">
      <w:pPr>
        <w:numPr>
          <w:ilvl w:val="0"/>
          <w:numId w:val="29"/>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access to confidential data</w:t>
      </w:r>
    </w:p>
    <w:p w:rsidR="00000000" w:rsidDel="00000000" w:rsidP="00000000" w:rsidRDefault="00000000" w:rsidRPr="00000000" w14:paraId="000000BA">
      <w:pPr>
        <w:numPr>
          <w:ilvl w:val="0"/>
          <w:numId w:val="29"/>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Abuse of administrative privileges</w:t>
      </w:r>
    </w:p>
    <w:p w:rsidR="00000000" w:rsidDel="00000000" w:rsidP="00000000" w:rsidRDefault="00000000" w:rsidRPr="00000000" w14:paraId="000000BB">
      <w:pPr>
        <w:numPr>
          <w:ilvl w:val="0"/>
          <w:numId w:val="29"/>
        </w:numPr>
        <w:shd w:fill="ffffff" w:val="clea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follow proper change management procedures</w:t>
      </w:r>
    </w:p>
    <w:p w:rsidR="00000000" w:rsidDel="00000000" w:rsidP="00000000" w:rsidRDefault="00000000" w:rsidRPr="00000000" w14:paraId="000000BC">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privileged access is compromised or misused, attackers may gain full control over monitoring systems, client networks, or security infrastructure.</w:t>
      </w:r>
    </w:p>
    <w:p w:rsidR="00000000" w:rsidDel="00000000" w:rsidP="00000000" w:rsidRDefault="00000000" w:rsidRPr="00000000" w14:paraId="000000BD">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Public WiFi and Network Security</w:t>
      </w:r>
    </w:p>
    <w:p w:rsidR="00000000" w:rsidDel="00000000" w:rsidP="00000000" w:rsidRDefault="00000000" w:rsidRPr="00000000" w14:paraId="000000BE">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WiFi and unsecured networks pose significant cybersecurity risks, especially when employees access organizational resources outside secure environments.</w:t>
      </w:r>
    </w:p>
    <w:p w:rsidR="00000000" w:rsidDel="00000000" w:rsidP="00000000" w:rsidRDefault="00000000" w:rsidRPr="00000000" w14:paraId="000000BF">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may connect to public or untrusted networks (e.g., in cafes, airports, or hotels) for convenience, but these networks often lack proper encryption and security controls.</w:t>
      </w:r>
    </w:p>
    <w:p w:rsidR="00000000" w:rsidDel="00000000" w:rsidP="00000000" w:rsidRDefault="00000000" w:rsidRPr="00000000" w14:paraId="000000C0">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w:t>
      </w:r>
    </w:p>
    <w:p w:rsidR="00000000" w:rsidDel="00000000" w:rsidP="00000000" w:rsidRDefault="00000000" w:rsidRPr="00000000" w14:paraId="000000C1">
      <w:pPr>
        <w:numPr>
          <w:ilvl w:val="0"/>
          <w:numId w:val="6"/>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public WiFi networks without passwords</w:t>
      </w:r>
    </w:p>
    <w:p w:rsidR="00000000" w:rsidDel="00000000" w:rsidP="00000000" w:rsidRDefault="00000000" w:rsidRPr="00000000" w14:paraId="000000C2">
      <w:pPr>
        <w:numPr>
          <w:ilvl w:val="0"/>
          <w:numId w:val="6"/>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Rogue or spoofed WiFi access points</w:t>
      </w:r>
    </w:p>
    <w:p w:rsidR="00000000" w:rsidDel="00000000" w:rsidP="00000000" w:rsidRDefault="00000000" w:rsidRPr="00000000" w14:paraId="000000C3">
      <w:pPr>
        <w:numPr>
          <w:ilvl w:val="0"/>
          <w:numId w:val="6"/>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Unsecured home or personal networks</w:t>
      </w:r>
    </w:p>
    <w:p w:rsidR="00000000" w:rsidDel="00000000" w:rsidP="00000000" w:rsidRDefault="00000000" w:rsidRPr="00000000" w14:paraId="000000C4">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employees access </w:t>
      </w:r>
      <w:r w:rsidDel="00000000" w:rsidR="00000000" w:rsidRPr="00000000">
        <w:rPr>
          <w:rFonts w:ascii="Times New Roman" w:cs="Times New Roman" w:eastAsia="Times New Roman" w:hAnsi="Times New Roman"/>
          <w:sz w:val="24"/>
          <w:szCs w:val="24"/>
          <w:rtl w:val="0"/>
        </w:rPr>
        <w:t xml:space="preserve">Cyberinfiniti</w:t>
      </w:r>
      <w:r w:rsidDel="00000000" w:rsidR="00000000" w:rsidRPr="00000000">
        <w:rPr>
          <w:rFonts w:ascii="Times New Roman" w:cs="Times New Roman" w:eastAsia="Times New Roman" w:hAnsi="Times New Roman"/>
          <w:sz w:val="24"/>
          <w:szCs w:val="24"/>
          <w:rtl w:val="0"/>
        </w:rPr>
        <w:t xml:space="preserve"> systems—such as client environments, threat intelligence platforms, or internal dashboards—over these networks, sensitive data may be exposed to interception or monitoring by attackers.</w:t>
      </w:r>
    </w:p>
    <w:p w:rsidR="00000000" w:rsidDel="00000000" w:rsidP="00000000" w:rsidRDefault="00000000" w:rsidRPr="00000000" w14:paraId="000000C5">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Threats such as man-in-the-middle (MITM) attacks, packet sniffing, and session hijacking can allow malicious actors to capture login credentials or confidential information.</w:t>
      </w:r>
    </w:p>
    <w:p w:rsidR="00000000" w:rsidDel="00000000" w:rsidP="00000000" w:rsidRDefault="00000000" w:rsidRPr="00000000" w14:paraId="000000C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cybersecurity organization like Cyberinfiniti, insecure network usage can lead to unauthorized access to client systems, data breaches, and severe reputational and compliance risks, particularly given the high-trust and high-sensitivity nature of its operations.</w:t>
      </w:r>
    </w:p>
    <w:p w:rsidR="00000000" w:rsidDel="00000000" w:rsidP="00000000" w:rsidRDefault="00000000" w:rsidRPr="00000000" w14:paraId="000000C7">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Third Party Vendors</w:t>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vendors frequently have access to internal systems, sensitive data, and operational infrastructure, third-party vendor risks resulting from human error are a major problem. The organization may be directly impacted when a third party makes mistakes as a result of carelessness, ignorance, or inadequate security procedures. Third-party vendor risks are regarded as a crucial part of the overall risk landscape in the context of cybersecurity and governance frameworks like ISO/IEC 27001 and ISO/IEC 27002 because organizations such as Cyberinifiti Ltd usually depend on contractors, managed service providers, and external service providers to carry out  some crucial business functions. Human error associated with third party vendors can take many different forms. Inappropriate management of credentials is one typical scenario. Vendor employees who are given access to corporate systems may misuse login credentials by using weak passwords, sharing them among team members, or keeping them insecurely. These actions raise the risk of account compromise or illegal access. Internal security security measures may be bypassed if an attacker manages to obtain these credentials and use the vendor's account to access the company's internal systems.</w:t>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Inadequate management of sensitive client or business data is another significant human factor risk. Vendors frequently handle private data, including customer records, and intellectual property. Data exposure can result from human errors such as transmitting data to the incorrect destination, uploading files to unsafe storage, or neglecting to encrypt critical information during transfer. Even if these mistakes are frequently unintentional, they can however lead to fines from the authorities, harm to the organization’s reputation, and a decline in customer confidence. Lack of security awareness among vendor staff further amplifies these risks. Vendor employees may fall victim to phishing attacks or other forms of Social Engineering, unknowingly disclosing credentials or confidential information to attackers. Because vendors frequently operate outside the direct supervision of the organization, these incidents can go unnoticed until the damage has already occurred.</w:t>
      </w:r>
    </w:p>
    <w:p w:rsidR="00000000" w:rsidDel="00000000" w:rsidP="00000000" w:rsidRDefault="00000000" w:rsidRPr="00000000" w14:paraId="000000CB">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of Human Threat Risks</w:t>
      </w:r>
    </w:p>
    <w:p w:rsidR="00000000" w:rsidDel="00000000" w:rsidP="00000000" w:rsidRDefault="00000000" w:rsidRPr="00000000" w14:paraId="000000CC">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threats identified above highlight how human behaviour can become a major attack vector within cybersecurity organizations.</w:t>
      </w:r>
    </w:p>
    <w:p w:rsidR="00000000" w:rsidDel="00000000" w:rsidP="00000000" w:rsidRDefault="00000000" w:rsidRPr="00000000" w14:paraId="000000CD">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purely technical vulnerabilities, human factor risks are harder to eliminate because they involve human decision-making, trust, and behaviour.</w:t>
      </w:r>
    </w:p>
    <w:p w:rsidR="00000000" w:rsidDel="00000000" w:rsidP="00000000" w:rsidRDefault="00000000" w:rsidRPr="00000000" w14:paraId="000000CE">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Cyberinfiniti, addressing these risks requires a combination of:</w:t>
      </w:r>
    </w:p>
    <w:p w:rsidR="00000000" w:rsidDel="00000000" w:rsidP="00000000" w:rsidRDefault="00000000" w:rsidRPr="00000000" w14:paraId="000000CF">
      <w:pPr>
        <w:numPr>
          <w:ilvl w:val="0"/>
          <w:numId w:val="12"/>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awareness training</w:t>
      </w:r>
    </w:p>
    <w:p w:rsidR="00000000" w:rsidDel="00000000" w:rsidP="00000000" w:rsidRDefault="00000000" w:rsidRPr="00000000" w14:paraId="000000D0">
      <w:pPr>
        <w:numPr>
          <w:ilvl w:val="0"/>
          <w:numId w:val="12"/>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access control policies</w:t>
      </w:r>
    </w:p>
    <w:p w:rsidR="00000000" w:rsidDel="00000000" w:rsidP="00000000" w:rsidRDefault="00000000" w:rsidRPr="00000000" w14:paraId="000000D1">
      <w:pPr>
        <w:numPr>
          <w:ilvl w:val="0"/>
          <w:numId w:val="12"/>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monitoring</w:t>
      </w:r>
    </w:p>
    <w:p w:rsidR="00000000" w:rsidDel="00000000" w:rsidP="00000000" w:rsidRDefault="00000000" w:rsidRPr="00000000" w14:paraId="000000D2">
      <w:pPr>
        <w:numPr>
          <w:ilvl w:val="0"/>
          <w:numId w:val="12"/>
        </w:numP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operational procedures</w:t>
      </w:r>
    </w:p>
    <w:p w:rsidR="00000000" w:rsidDel="00000000" w:rsidP="00000000" w:rsidRDefault="00000000" w:rsidRPr="00000000" w14:paraId="000000D3">
      <w:pPr>
        <w:numPr>
          <w:ilvl w:val="0"/>
          <w:numId w:val="12"/>
        </w:numPr>
        <w:shd w:fill="ffffff" w:val="clea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security governance</w:t>
      </w:r>
    </w:p>
    <w:p w:rsidR="00000000" w:rsidDel="00000000" w:rsidP="00000000" w:rsidRDefault="00000000" w:rsidRPr="00000000" w14:paraId="000000D4">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these threats is the first step toward developing effective strategies to reduce human-driven cybersecurity risks.</w:t>
      </w:r>
    </w:p>
    <w:p w:rsidR="00000000" w:rsidDel="00000000" w:rsidP="00000000" w:rsidRDefault="00000000" w:rsidRPr="00000000" w14:paraId="000000D5">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3.1 Phishing Attacks</w:t>
      </w:r>
    </w:p>
    <w:p w:rsidR="00000000" w:rsidDel="00000000" w:rsidP="00000000" w:rsidRDefault="00000000" w:rsidRPr="00000000" w14:paraId="000000D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Phishing attacks remain one of the most prevalent and successful cyberattack methods globally. Attackers often craft deceptive emails or communications designed to impersonate trusted entities such as internal administrators, clients, vendors, or cloud service providers.</w:t>
      </w:r>
    </w:p>
    <w:p w:rsidR="00000000" w:rsidDel="00000000" w:rsidP="00000000" w:rsidRDefault="00000000" w:rsidRPr="00000000" w14:paraId="000000D7">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within Cyberinfiniti regularly interact with external stakeholders and receive large volumes of email communications. As a result, phishing campaigns targeting employees could potentially trick individuals into revealing login credentials, downloading malicious files, or accessing fraudulent login portals.</w:t>
      </w:r>
    </w:p>
    <w:p w:rsidR="00000000" w:rsidDel="00000000" w:rsidP="00000000" w:rsidRDefault="00000000" w:rsidRPr="00000000" w14:paraId="000000D8">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successful phishing attack could allow attackers to gain unauthorized access to critical internal systems such as monitoring dashboards, client infrastructure management tools, or internal documentation repositories.</w:t>
      </w:r>
    </w:p>
    <w:p w:rsidR="00000000" w:rsidDel="00000000" w:rsidP="00000000" w:rsidRDefault="00000000" w:rsidRPr="00000000" w14:paraId="000000D9">
      <w:pPr>
        <w:pStyle w:val="Heading2"/>
        <w:keepNext w:val="0"/>
        <w:keepLines w:val="0"/>
        <w:shd w:fill="ffffff" w:val="clear"/>
        <w:spacing w:after="80" w:line="360" w:lineRule="auto"/>
        <w:jc w:val="both"/>
        <w:rPr>
          <w:rFonts w:ascii="Times New Roman" w:cs="Times New Roman" w:eastAsia="Times New Roman" w:hAnsi="Times New Roman"/>
          <w:b w:val="1"/>
          <w:bCs w:val="1"/>
          <w:sz w:val="24"/>
          <w:szCs w:val="24"/>
        </w:rPr>
      </w:pPr>
      <w:bookmarkStart w:colFirst="0" w:colLast="0" w:name="_e69f62jizqoo" w:id="5"/>
      <w:bookmarkEnd w:id="5"/>
      <w:r w:rsidDel="00000000" w:rsidR="00000000" w:rsidRPr="00000000">
        <w:rPr>
          <w:rFonts w:ascii="Times New Roman" w:cs="Times New Roman" w:eastAsia="Times New Roman" w:hAnsi="Times New Roman"/>
          <w:b w:val="1"/>
          <w:bCs w:val="1"/>
          <w:sz w:val="24"/>
          <w:szCs w:val="24"/>
          <w:rtl w:val="0"/>
        </w:rPr>
        <w:t xml:space="preserve">3.2 Social Engineering</w:t>
      </w:r>
    </w:p>
    <w:p w:rsidR="00000000" w:rsidDel="00000000" w:rsidP="00000000" w:rsidRDefault="00000000" w:rsidRPr="00000000" w14:paraId="000000DA">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engineering attacks involve manipulating individuals into bypassing established security procedures. These attacks rely heavily on psychological manipulation rather than technical exploitation.</w:t>
      </w:r>
    </w:p>
    <w:p w:rsidR="00000000" w:rsidDel="00000000" w:rsidP="00000000" w:rsidRDefault="00000000" w:rsidRPr="00000000" w14:paraId="000000DB">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Attackers may impersonate trusted personnel such as IT support staff, senior executives, or external partners to persuade employees to disclose sensitive information or perform actions that compromise security.</w:t>
      </w:r>
    </w:p>
    <w:p w:rsidR="00000000" w:rsidDel="00000000" w:rsidP="00000000" w:rsidRDefault="00000000" w:rsidRPr="00000000" w14:paraId="000000DC">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a cybersecurity services organization like Cyberinfiniti, employees frequently manage privileged systems and may have administrative access to security monitoring tools. Consequently, successful social engineering attacks could provide attackers with direct access to sensitive operational systems.</w:t>
      </w:r>
    </w:p>
    <w:p w:rsidR="00000000" w:rsidDel="00000000" w:rsidP="00000000" w:rsidRDefault="00000000" w:rsidRPr="00000000" w14:paraId="000000DD">
      <w:pPr>
        <w:pStyle w:val="Heading2"/>
        <w:keepNext w:val="0"/>
        <w:keepLines w:val="0"/>
        <w:shd w:fill="ffffff" w:val="clear"/>
        <w:spacing w:after="80" w:line="360" w:lineRule="auto"/>
        <w:jc w:val="both"/>
        <w:rPr>
          <w:rFonts w:ascii="Times New Roman" w:cs="Times New Roman" w:eastAsia="Times New Roman" w:hAnsi="Times New Roman"/>
          <w:b w:val="1"/>
          <w:bCs w:val="1"/>
          <w:sz w:val="24"/>
          <w:szCs w:val="24"/>
        </w:rPr>
      </w:pPr>
      <w:bookmarkStart w:colFirst="0" w:colLast="0" w:name="_cmejz6p5izou" w:id="6"/>
      <w:bookmarkEnd w:id="6"/>
      <w:r w:rsidDel="00000000" w:rsidR="00000000" w:rsidRPr="00000000">
        <w:rPr>
          <w:rFonts w:ascii="Times New Roman" w:cs="Times New Roman" w:eastAsia="Times New Roman" w:hAnsi="Times New Roman"/>
          <w:b w:val="1"/>
          <w:bCs w:val="1"/>
          <w:sz w:val="24"/>
          <w:szCs w:val="24"/>
          <w:rtl w:val="0"/>
        </w:rPr>
        <w:t xml:space="preserve">3.3 Credential Mismanagement</w:t>
      </w:r>
    </w:p>
    <w:p w:rsidR="00000000" w:rsidDel="00000000" w:rsidP="00000000" w:rsidRDefault="00000000" w:rsidRPr="00000000" w14:paraId="000000DE">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Improper handling of authentication credentials is another significant human factor risk. Employees may unknowingly expose credentials through poor password hygiene practices such as reusing passwords across multiple systems or storing passwords in unsecured locations.</w:t>
      </w:r>
    </w:p>
    <w:p w:rsidR="00000000" w:rsidDel="00000000" w:rsidP="00000000" w:rsidRDefault="00000000" w:rsidRPr="00000000" w14:paraId="000000DF">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Cyberinfiniti employees often access multiple client systems and internal security platforms, compromised credentials could potentially provide attackers with broad access across multiple environments.</w:t>
      </w:r>
    </w:p>
    <w:p w:rsidR="00000000" w:rsidDel="00000000" w:rsidP="00000000" w:rsidRDefault="00000000" w:rsidRPr="00000000" w14:paraId="000000E0">
      <w:pPr>
        <w:pStyle w:val="Heading2"/>
        <w:keepNext w:val="0"/>
        <w:keepLines w:val="0"/>
        <w:shd w:fill="ffffff" w:val="clear"/>
        <w:spacing w:after="80" w:line="360" w:lineRule="auto"/>
        <w:jc w:val="both"/>
        <w:rPr>
          <w:rFonts w:ascii="Times New Roman" w:cs="Times New Roman" w:eastAsia="Times New Roman" w:hAnsi="Times New Roman"/>
          <w:b w:val="1"/>
          <w:bCs w:val="1"/>
          <w:sz w:val="24"/>
          <w:szCs w:val="24"/>
        </w:rPr>
      </w:pPr>
      <w:bookmarkStart w:colFirst="0" w:colLast="0" w:name="_y8a4aiy1dp8i" w:id="7"/>
      <w:bookmarkEnd w:id="7"/>
      <w:r w:rsidDel="00000000" w:rsidR="00000000" w:rsidRPr="00000000">
        <w:rPr>
          <w:rFonts w:ascii="Times New Roman" w:cs="Times New Roman" w:eastAsia="Times New Roman" w:hAnsi="Times New Roman"/>
          <w:b w:val="1"/>
          <w:bCs w:val="1"/>
          <w:sz w:val="24"/>
          <w:szCs w:val="24"/>
          <w:rtl w:val="0"/>
        </w:rPr>
        <w:t xml:space="preserve">3.4 Insider Threats</w:t>
      </w:r>
    </w:p>
    <w:p w:rsidR="00000000" w:rsidDel="00000000" w:rsidP="00000000" w:rsidRDefault="00000000" w:rsidRPr="00000000" w14:paraId="000000E1">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Insider threats refer to risks posed by individuals within the organization who have legitimate access to sensitive systems or information. Insider threats can occur in two forms: malicious insiders who intentionally leak information and negligent insiders who unintentionally expose sensitive data.</w:t>
      </w:r>
    </w:p>
    <w:p w:rsidR="00000000" w:rsidDel="00000000" w:rsidP="00000000" w:rsidRDefault="00000000" w:rsidRPr="00000000" w14:paraId="000000E2">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Cyberinfiniti personnel regularly handle vulnerability assessment reports, threat intelligence data, and compliance documentation, improper handling of such information could expose sensitive security insights that attackers could exploit.</w:t>
      </w:r>
    </w:p>
    <w:p w:rsidR="00000000" w:rsidDel="00000000" w:rsidP="00000000" w:rsidRDefault="00000000" w:rsidRPr="00000000" w14:paraId="000000E3">
      <w:pPr>
        <w:pStyle w:val="Heading2"/>
        <w:keepNext w:val="0"/>
        <w:keepLines w:val="0"/>
        <w:shd w:fill="ffffff" w:val="clear"/>
        <w:spacing w:after="80" w:line="360" w:lineRule="auto"/>
        <w:jc w:val="both"/>
        <w:rPr>
          <w:rFonts w:ascii="Times New Roman" w:cs="Times New Roman" w:eastAsia="Times New Roman" w:hAnsi="Times New Roman"/>
          <w:b w:val="1"/>
          <w:bCs w:val="1"/>
          <w:sz w:val="24"/>
          <w:szCs w:val="24"/>
        </w:rPr>
      </w:pPr>
      <w:bookmarkStart w:colFirst="0" w:colLast="0" w:name="_mravxw7il913" w:id="8"/>
      <w:bookmarkEnd w:id="8"/>
      <w:r w:rsidDel="00000000" w:rsidR="00000000" w:rsidRPr="00000000">
        <w:rPr>
          <w:rFonts w:ascii="Times New Roman" w:cs="Times New Roman" w:eastAsia="Times New Roman" w:hAnsi="Times New Roman"/>
          <w:b w:val="1"/>
          <w:bCs w:val="1"/>
          <w:sz w:val="24"/>
          <w:szCs w:val="24"/>
          <w:rtl w:val="0"/>
        </w:rPr>
        <w:t xml:space="preserve">3.5 Security Misconfiguration</w:t>
      </w:r>
    </w:p>
    <w:p w:rsidR="00000000" w:rsidDel="00000000" w:rsidP="00000000" w:rsidRDefault="00000000" w:rsidRPr="00000000" w14:paraId="000000E4">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error during the configuration of security tools and infrastructure can introduce vulnerabilities that attackers may exploit. Misconfigured monitoring systems, firewalls, or cloud security controls could potentially expose internal networks or client environments.</w:t>
      </w:r>
    </w:p>
    <w:p w:rsidR="00000000" w:rsidDel="00000000" w:rsidP="00000000" w:rsidRDefault="00000000" w:rsidRPr="00000000" w14:paraId="000000E5">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cybersecurity service provider responsible for monitoring and protecting client systems, such misconfigurations could lead to severe operational and reputational consequences.</w:t>
      </w:r>
    </w:p>
    <w:p w:rsidR="00000000" w:rsidDel="00000000" w:rsidP="00000000" w:rsidRDefault="00000000" w:rsidRPr="00000000" w14:paraId="000000E6">
      <w:pPr>
        <w:pStyle w:val="Heading2"/>
        <w:keepNext w:val="0"/>
        <w:keepLines w:val="0"/>
        <w:shd w:fill="ffffff" w:val="clear"/>
        <w:spacing w:after="80" w:line="360" w:lineRule="auto"/>
        <w:jc w:val="both"/>
        <w:rPr>
          <w:rFonts w:ascii="Times New Roman" w:cs="Times New Roman" w:eastAsia="Times New Roman" w:hAnsi="Times New Roman"/>
          <w:b w:val="1"/>
          <w:bCs w:val="1"/>
          <w:sz w:val="24"/>
          <w:szCs w:val="24"/>
        </w:rPr>
      </w:pPr>
      <w:bookmarkStart w:colFirst="0" w:colLast="0" w:name="_i0mdf8oefyzc" w:id="9"/>
      <w:bookmarkEnd w:id="9"/>
      <w:r w:rsidDel="00000000" w:rsidR="00000000" w:rsidRPr="00000000">
        <w:rPr>
          <w:rFonts w:ascii="Times New Roman" w:cs="Times New Roman" w:eastAsia="Times New Roman" w:hAnsi="Times New Roman"/>
          <w:b w:val="1"/>
          <w:bCs w:val="1"/>
          <w:sz w:val="24"/>
          <w:szCs w:val="24"/>
          <w:rtl w:val="0"/>
        </w:rPr>
        <w:t xml:space="preserve">3.6 Third Party Vendor</w:t>
      </w:r>
    </w:p>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that depend on outside contractors, partners, vendors, or technology providers run the risk of having their systems or operations compromised. Given that Cyberinfiniti Ltd frequently integrates tools, platforms, and services from different vendors while managing client environments, third-party risks are especially important.</w:t>
      </w:r>
    </w:p>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human-factor standpoint, inadequate vendor management, oversight issues, or operational errors are the main causes of third-party risks, these errors include;</w:t>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numPr>
          <w:ilvl w:val="0"/>
          <w:numId w:val="3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Vendor Security Assessment</w:t>
      </w:r>
    </w:p>
    <w:p w:rsidR="00000000" w:rsidDel="00000000" w:rsidP="00000000" w:rsidRDefault="00000000" w:rsidRPr="00000000" w14:paraId="000000EC">
      <w:pPr>
        <w:numPr>
          <w:ilvl w:val="0"/>
          <w:numId w:val="3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monitoring of vendor activities</w:t>
      </w:r>
    </w:p>
    <w:p w:rsidR="00000000" w:rsidDel="00000000" w:rsidP="00000000" w:rsidRDefault="00000000" w:rsidRPr="00000000" w14:paraId="000000ED">
      <w:pPr>
        <w:numPr>
          <w:ilvl w:val="0"/>
          <w:numId w:val="3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adequate security awareness for vendors</w:t>
      </w:r>
    </w:p>
    <w:p w:rsidR="00000000" w:rsidDel="00000000" w:rsidP="00000000" w:rsidRDefault="00000000" w:rsidRPr="00000000" w14:paraId="000000EE">
      <w:pPr>
        <w:numPr>
          <w:ilvl w:val="0"/>
          <w:numId w:val="3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Overreliance on a single vendor</w:t>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errors can easily mean severe consequences for the organization, these could include;</w:t>
      </w:r>
    </w:p>
    <w:p w:rsidR="00000000" w:rsidDel="00000000" w:rsidP="00000000" w:rsidRDefault="00000000" w:rsidRPr="00000000" w14:paraId="000000F1">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breaches</w:t>
      </w:r>
    </w:p>
    <w:p w:rsidR="00000000" w:rsidDel="00000000" w:rsidP="00000000" w:rsidRDefault="00000000" w:rsidRPr="00000000" w14:paraId="000000F2">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compromise of multiple clients</w:t>
      </w:r>
    </w:p>
    <w:p w:rsidR="00000000" w:rsidDel="00000000" w:rsidP="00000000" w:rsidRDefault="00000000" w:rsidRPr="00000000" w14:paraId="000000F3">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disruptions</w:t>
      </w:r>
    </w:p>
    <w:p w:rsidR="00000000" w:rsidDel="00000000" w:rsidP="00000000" w:rsidRDefault="00000000" w:rsidRPr="00000000" w14:paraId="000000F4">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and regulatory penalties</w:t>
      </w:r>
    </w:p>
    <w:p w:rsidR="00000000" w:rsidDel="00000000" w:rsidP="00000000" w:rsidRDefault="00000000" w:rsidRPr="00000000" w14:paraId="000000F5">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reputational damage</w:t>
      </w:r>
    </w:p>
    <w:p w:rsidR="00000000" w:rsidDel="00000000" w:rsidP="00000000" w:rsidRDefault="00000000" w:rsidRPr="00000000" w14:paraId="000000F6">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of client trust</w:t>
      </w:r>
    </w:p>
    <w:p w:rsidR="00000000" w:rsidDel="00000000" w:rsidP="00000000" w:rsidRDefault="00000000" w:rsidRPr="00000000" w14:paraId="000000F7">
      <w:pPr>
        <w:pStyle w:val="Heading2"/>
        <w:keepNext w:val="0"/>
        <w:keepLines w:val="0"/>
        <w:shd w:fill="ffffff" w:val="clear"/>
        <w:spacing w:after="80" w:line="360" w:lineRule="auto"/>
        <w:jc w:val="both"/>
        <w:rPr>
          <w:rFonts w:ascii="Times New Roman" w:cs="Times New Roman" w:eastAsia="Times New Roman" w:hAnsi="Times New Roman"/>
          <w:b w:val="1"/>
          <w:bCs w:val="1"/>
          <w:sz w:val="24"/>
          <w:szCs w:val="24"/>
        </w:rPr>
      </w:pPr>
      <w:bookmarkStart w:colFirst="0" w:colLast="0" w:name="_j08xljhigu66" w:id="10"/>
      <w:bookmarkEnd w:id="10"/>
      <w:r w:rsidDel="00000000" w:rsidR="00000000" w:rsidRPr="00000000">
        <w:rPr>
          <w:rFonts w:ascii="Times New Roman" w:cs="Times New Roman" w:eastAsia="Times New Roman" w:hAnsi="Times New Roman"/>
          <w:b w:val="1"/>
          <w:bCs w:val="1"/>
          <w:sz w:val="24"/>
          <w:szCs w:val="24"/>
          <w:rtl w:val="0"/>
        </w:rPr>
        <w:t xml:space="preserve">3.7 Public WiFi and Network Security</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whose employees access systems remotely are exposed to risks associated with insecure network connections. For Cyberinfiniti Ltd, where employees frequently interact with client environments, security platforms, and sensitive threat intelligence data, the use of public or untrusted networks presents a significant human-factor risk.</w:t>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human-factor standpoint, these risks are often caused by poor security practices, lack of awareness, or convenience-driven behavior. These errors include;</w:t>
      </w:r>
    </w:p>
    <w:p w:rsidR="00000000" w:rsidDel="00000000" w:rsidP="00000000" w:rsidRDefault="00000000" w:rsidRPr="00000000" w14:paraId="000000FA">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unsecured public WiFi networks without protection</w:t>
      </w:r>
    </w:p>
    <w:p w:rsidR="00000000" w:rsidDel="00000000" w:rsidP="00000000" w:rsidRDefault="00000000" w:rsidRPr="00000000" w14:paraId="000000FB">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use VPNs when accessing corporate systems remotely</w:t>
      </w:r>
    </w:p>
    <w:p w:rsidR="00000000" w:rsidDel="00000000" w:rsidP="00000000" w:rsidRDefault="00000000" w:rsidRPr="00000000" w14:paraId="000000FC">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Connecting to rogue or spoofed WiFi access points</w:t>
      </w:r>
    </w:p>
    <w:p w:rsidR="00000000" w:rsidDel="00000000" w:rsidP="00000000" w:rsidRDefault="00000000" w:rsidRPr="00000000" w14:paraId="000000FD">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Accessing sensitive systems over poorly secured home networks</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actions can expose Cyberinfiniti’s operations to various network-based attacks such as man-in-the-middle (MITM) attacks, session hijacking, and traffic interception.</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errors can easily lead to severe consequences for the organization, these could include:</w:t>
      </w:r>
    </w:p>
    <w:p w:rsidR="00000000" w:rsidDel="00000000" w:rsidP="00000000" w:rsidRDefault="00000000" w:rsidRPr="00000000" w14:paraId="00000100">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access to client systems</w:t>
      </w:r>
    </w:p>
    <w:p w:rsidR="00000000" w:rsidDel="00000000" w:rsidP="00000000" w:rsidRDefault="00000000" w:rsidRPr="00000000" w14:paraId="0000010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Exposure of sensitive data such as credentials and threat intelligence</w:t>
      </w:r>
    </w:p>
    <w:p w:rsidR="00000000" w:rsidDel="00000000" w:rsidP="00000000" w:rsidRDefault="00000000" w:rsidRPr="00000000" w14:paraId="0000010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Compromise of security monitoring platforms</w:t>
      </w:r>
    </w:p>
    <w:p w:rsidR="00000000" w:rsidDel="00000000" w:rsidP="00000000" w:rsidRDefault="00000000" w:rsidRPr="00000000" w14:paraId="0000010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breaches affecting multiple clients</w:t>
      </w:r>
    </w:p>
    <w:p w:rsidR="00000000" w:rsidDel="00000000" w:rsidP="00000000" w:rsidRDefault="00000000" w:rsidRPr="00000000" w14:paraId="0000010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and compliance violations</w:t>
      </w:r>
    </w:p>
    <w:p w:rsidR="00000000" w:rsidDel="00000000" w:rsidP="00000000" w:rsidRDefault="00000000" w:rsidRPr="00000000" w14:paraId="00000105">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Reputational damage</w:t>
      </w:r>
    </w:p>
    <w:p w:rsidR="00000000" w:rsidDel="00000000" w:rsidP="00000000" w:rsidRDefault="00000000" w:rsidRPr="00000000" w14:paraId="00000106">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Loss of client trust</w:t>
      </w:r>
    </w:p>
    <w:p w:rsidR="00000000" w:rsidDel="00000000" w:rsidP="00000000" w:rsidRDefault="00000000" w:rsidRPr="00000000" w14:paraId="00000107">
      <w:pPr>
        <w:pStyle w:val="Heading1"/>
        <w:keepNext w:val="0"/>
        <w:keepLines w:val="0"/>
        <w:shd w:fill="ffffff" w:val="clear"/>
        <w:spacing w:before="480" w:line="360" w:lineRule="auto"/>
        <w:jc w:val="both"/>
        <w:rPr>
          <w:rFonts w:ascii="Times New Roman" w:cs="Times New Roman" w:eastAsia="Times New Roman" w:hAnsi="Times New Roman"/>
          <w:b w:val="1"/>
          <w:bCs w:val="1"/>
          <w:sz w:val="24"/>
          <w:szCs w:val="24"/>
        </w:rPr>
      </w:pPr>
      <w:bookmarkStart w:colFirst="0" w:colLast="0" w:name="_kkvnogwpnsgs" w:id="11"/>
      <w:bookmarkEnd w:id="11"/>
      <w:r w:rsidDel="00000000" w:rsidR="00000000" w:rsidRPr="00000000">
        <w:rPr>
          <w:rFonts w:ascii="Times New Roman" w:cs="Times New Roman" w:eastAsia="Times New Roman" w:hAnsi="Times New Roman"/>
          <w:b w:val="1"/>
          <w:bCs w:val="1"/>
          <w:sz w:val="24"/>
          <w:szCs w:val="24"/>
          <w:rtl w:val="0"/>
        </w:rPr>
        <w:t xml:space="preserve">4. Human Risk Matrix</w:t>
      </w:r>
    </w:p>
    <w:p w:rsidR="00000000" w:rsidDel="00000000" w:rsidP="00000000" w:rsidRDefault="00000000" w:rsidRPr="00000000" w14:paraId="00000108">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understand the relative impact of identified human factor threats, a Human Risk Matrix was developed. The matrix evaluates each threat based on its </w:t>
      </w:r>
      <w:r w:rsidDel="00000000" w:rsidR="00000000" w:rsidRPr="00000000">
        <w:rPr>
          <w:rFonts w:ascii="Times New Roman" w:cs="Times New Roman" w:eastAsia="Times New Roman" w:hAnsi="Times New Roman"/>
          <w:b w:val="1"/>
          <w:bCs w:val="1"/>
          <w:sz w:val="24"/>
          <w:szCs w:val="24"/>
          <w:rtl w:val="0"/>
        </w:rPr>
        <w:t xml:space="preserve">likelihood of occurrence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potential impact on organizational operations</w:t>
      </w:r>
      <w:r w:rsidDel="00000000" w:rsidR="00000000" w:rsidRPr="00000000">
        <w:rPr>
          <w:rFonts w:ascii="Times New Roman" w:cs="Times New Roman" w:eastAsia="Times New Roman" w:hAnsi="Times New Roman"/>
          <w:sz w:val="24"/>
          <w:szCs w:val="24"/>
          <w:rtl w:val="0"/>
        </w:rPr>
        <w:t xml:space="preserve">.</w:t>
      </w:r>
    </w:p>
    <w:tbl>
      <w:tblPr>
        <w:tblStyle w:val="Table1"/>
        <w:tblW w:w="10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1530"/>
        <w:gridCol w:w="1200"/>
        <w:gridCol w:w="1365"/>
        <w:gridCol w:w="3180"/>
        <w:tblGridChange w:id="0">
          <w:tblGrid>
            <w:gridCol w:w="2970"/>
            <w:gridCol w:w="1530"/>
            <w:gridCol w:w="1200"/>
            <w:gridCol w:w="1365"/>
            <w:gridCol w:w="3180"/>
          </w:tblGrid>
        </w:tblGridChange>
      </w:tblGrid>
      <w:tr>
        <w:trPr>
          <w:cantSplit w:val="0"/>
          <w:tblHeader w:val="0"/>
        </w:trPr>
        <w:tc>
          <w:tcPr/>
          <w:p w:rsidR="00000000" w:rsidDel="00000000" w:rsidP="00000000" w:rsidRDefault="00000000" w:rsidRPr="00000000" w14:paraId="00000109">
            <w:pPr>
              <w:shd w:fill="ffffff" w:val="clear"/>
              <w:spacing w:after="8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 Threat</w:t>
            </w:r>
            <w:r w:rsidDel="00000000" w:rsidR="00000000" w:rsidRPr="00000000">
              <w:rPr>
                <w:rtl w:val="0"/>
              </w:rPr>
            </w:r>
          </w:p>
        </w:tc>
        <w:tc>
          <w:tcPr/>
          <w:p w:rsidR="00000000" w:rsidDel="00000000" w:rsidP="00000000" w:rsidRDefault="00000000" w:rsidRPr="00000000" w14:paraId="0000010A">
            <w:pPr>
              <w:shd w:fill="ffffff" w:val="clear"/>
              <w:spacing w:after="8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Likelihood</w:t>
            </w:r>
            <w:r w:rsidDel="00000000" w:rsidR="00000000" w:rsidRPr="00000000">
              <w:rPr>
                <w:rtl w:val="0"/>
              </w:rPr>
            </w:r>
          </w:p>
        </w:tc>
        <w:tc>
          <w:tcPr/>
          <w:p w:rsidR="00000000" w:rsidDel="00000000" w:rsidP="00000000" w:rsidRDefault="00000000" w:rsidRPr="00000000" w14:paraId="0000010B">
            <w:pPr>
              <w:shd w:fill="ffffff" w:val="clear"/>
              <w:spacing w:after="8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tl w:val="0"/>
              </w:rPr>
            </w:r>
          </w:p>
        </w:tc>
        <w:tc>
          <w:tcPr/>
          <w:p w:rsidR="00000000" w:rsidDel="00000000" w:rsidP="00000000" w:rsidRDefault="00000000" w:rsidRPr="00000000" w14:paraId="0000010C">
            <w:pPr>
              <w:shd w:fill="ffffff" w:val="clear"/>
              <w:spacing w:after="8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Level</w:t>
            </w:r>
            <w:r w:rsidDel="00000000" w:rsidR="00000000" w:rsidRPr="00000000">
              <w:rPr>
                <w:rtl w:val="0"/>
              </w:rPr>
            </w:r>
          </w:p>
        </w:tc>
        <w:tc>
          <w:tcPr/>
          <w:p w:rsidR="00000000" w:rsidDel="00000000" w:rsidP="00000000" w:rsidRDefault="00000000" w:rsidRPr="00000000" w14:paraId="0000010D">
            <w:pPr>
              <w:shd w:fill="ffffff" w:val="clear"/>
              <w:spacing w:after="8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Potential Consequences</w:t>
            </w:r>
            <w:r w:rsidDel="00000000" w:rsidR="00000000" w:rsidRPr="00000000">
              <w:rPr>
                <w:rtl w:val="0"/>
              </w:rPr>
            </w:r>
          </w:p>
        </w:tc>
      </w:tr>
      <w:tr>
        <w:trPr>
          <w:cantSplit w:val="0"/>
          <w:tblHeader w:val="0"/>
        </w:trPr>
        <w:tc>
          <w:tcPr/>
          <w:p w:rsidR="00000000" w:rsidDel="00000000" w:rsidP="00000000" w:rsidRDefault="00000000" w:rsidRPr="00000000" w14:paraId="0000010E">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Phishing Attacks</w:t>
            </w:r>
          </w:p>
        </w:tc>
        <w:tc>
          <w:tcPr/>
          <w:p w:rsidR="00000000" w:rsidDel="00000000" w:rsidP="00000000" w:rsidRDefault="00000000" w:rsidRPr="00000000" w14:paraId="0000010F">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110">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111">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p w:rsidR="00000000" w:rsidDel="00000000" w:rsidP="00000000" w:rsidRDefault="00000000" w:rsidRPr="00000000" w14:paraId="00000112">
            <w:pPr>
              <w:shd w:fill="ffffff" w:val="clear"/>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Credential compromise, unauthorized system access</w:t>
            </w:r>
          </w:p>
        </w:tc>
      </w:tr>
      <w:tr>
        <w:trPr>
          <w:cantSplit w:val="0"/>
          <w:tblHeader w:val="0"/>
        </w:trPr>
        <w:tc>
          <w:tcPr/>
          <w:p w:rsidR="00000000" w:rsidDel="00000000" w:rsidP="00000000" w:rsidRDefault="00000000" w:rsidRPr="00000000" w14:paraId="00000113">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Engineering</w:t>
            </w:r>
          </w:p>
        </w:tc>
        <w:tc>
          <w:tcPr/>
          <w:p w:rsidR="00000000" w:rsidDel="00000000" w:rsidP="00000000" w:rsidRDefault="00000000" w:rsidRPr="00000000" w14:paraId="00000114">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115">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116">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117">
            <w:pPr>
              <w:shd w:fill="ffffff" w:val="clear"/>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Privilege access misuse, sensitive information exposure</w:t>
            </w:r>
          </w:p>
        </w:tc>
      </w:tr>
      <w:tr>
        <w:trPr>
          <w:cantSplit w:val="0"/>
          <w:tblHeader w:val="0"/>
        </w:trPr>
        <w:tc>
          <w:tcPr/>
          <w:p w:rsidR="00000000" w:rsidDel="00000000" w:rsidP="00000000" w:rsidRDefault="00000000" w:rsidRPr="00000000" w14:paraId="00000118">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Credential Mismanagement</w:t>
            </w:r>
          </w:p>
        </w:tc>
        <w:tc>
          <w:tcPr/>
          <w:p w:rsidR="00000000" w:rsidDel="00000000" w:rsidP="00000000" w:rsidRDefault="00000000" w:rsidRPr="00000000" w14:paraId="00000119">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11A">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11B">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11C">
            <w:pPr>
              <w:shd w:fill="ffffff" w:val="clear"/>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compromise across systems</w:t>
            </w:r>
          </w:p>
        </w:tc>
      </w:tr>
      <w:tr>
        <w:trPr>
          <w:cantSplit w:val="0"/>
          <w:tblHeader w:val="0"/>
        </w:trPr>
        <w:tc>
          <w:tcPr/>
          <w:p w:rsidR="00000000" w:rsidDel="00000000" w:rsidP="00000000" w:rsidRDefault="00000000" w:rsidRPr="00000000" w14:paraId="0000011D">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Insider Threats</w:t>
            </w:r>
          </w:p>
        </w:tc>
        <w:tc>
          <w:tcPr/>
          <w:p w:rsidR="00000000" w:rsidDel="00000000" w:rsidP="00000000" w:rsidRDefault="00000000" w:rsidRPr="00000000" w14:paraId="0000011E">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11F">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120">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121">
            <w:pPr>
              <w:shd w:fill="ffffff" w:val="clear"/>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leakage, exposure of vulnerability reports.</w:t>
            </w:r>
          </w:p>
        </w:tc>
      </w:tr>
      <w:tr>
        <w:trPr>
          <w:cantSplit w:val="0"/>
          <w:tblHeader w:val="0"/>
        </w:trPr>
        <w:tc>
          <w:tcPr/>
          <w:p w:rsidR="00000000" w:rsidDel="00000000" w:rsidP="00000000" w:rsidRDefault="00000000" w:rsidRPr="00000000" w14:paraId="00000122">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Misconfiguration</w:t>
            </w:r>
          </w:p>
        </w:tc>
        <w:tc>
          <w:tcPr/>
          <w:p w:rsidR="00000000" w:rsidDel="00000000" w:rsidP="00000000" w:rsidRDefault="00000000" w:rsidRPr="00000000" w14:paraId="00000123">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124">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125">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p w:rsidR="00000000" w:rsidDel="00000000" w:rsidP="00000000" w:rsidRDefault="00000000" w:rsidRPr="00000000" w14:paraId="00000126">
            <w:pPr>
              <w:shd w:fill="ffffff" w:val="clear"/>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Exposure of security infrastructure</w:t>
            </w:r>
          </w:p>
        </w:tc>
      </w:tr>
      <w:tr>
        <w:trPr>
          <w:cantSplit w:val="0"/>
          <w:tblHeader w:val="0"/>
        </w:trPr>
        <w:tc>
          <w:tcPr/>
          <w:p w:rsidR="00000000" w:rsidDel="00000000" w:rsidP="00000000" w:rsidRDefault="00000000" w:rsidRPr="00000000" w14:paraId="00000127">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Party Vendors</w:t>
            </w:r>
          </w:p>
        </w:tc>
        <w:tc>
          <w:tcPr/>
          <w:p w:rsidR="00000000" w:rsidDel="00000000" w:rsidP="00000000" w:rsidRDefault="00000000" w:rsidRPr="00000000" w14:paraId="00000128">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129">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12A">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12B">
            <w:pPr>
              <w:shd w:fill="ffffff" w:val="clear"/>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breaches, system disruption.</w:t>
            </w:r>
          </w:p>
        </w:tc>
      </w:tr>
      <w:tr>
        <w:trPr>
          <w:cantSplit w:val="0"/>
          <w:trHeight w:val="2743.7890625" w:hRule="atLeast"/>
          <w:tblHeader w:val="0"/>
        </w:trPr>
        <w:tc>
          <w:tcPr/>
          <w:p w:rsidR="00000000" w:rsidDel="00000000" w:rsidP="00000000" w:rsidRDefault="00000000" w:rsidRPr="00000000" w14:paraId="0000012C">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WiFi and Networks</w:t>
            </w:r>
          </w:p>
        </w:tc>
        <w:tc>
          <w:tcPr/>
          <w:p w:rsidR="00000000" w:rsidDel="00000000" w:rsidP="00000000" w:rsidRDefault="00000000" w:rsidRPr="00000000" w14:paraId="0000012D">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12E">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12F">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p w:rsidR="00000000" w:rsidDel="00000000" w:rsidP="00000000" w:rsidRDefault="00000000" w:rsidRPr="00000000" w14:paraId="00000130">
            <w:pPr>
              <w:shd w:fill="ffffff" w:val="clear"/>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access to client systems, Interception of sensitive data, potential data breaches, regulatory non-compliance and reputational damage</w:t>
            </w:r>
          </w:p>
        </w:tc>
      </w:tr>
    </w:tbl>
    <w:p w:rsidR="00000000" w:rsidDel="00000000" w:rsidP="00000000" w:rsidRDefault="00000000" w:rsidRPr="00000000" w14:paraId="00000131">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matrix highlights that phishing attacks, credential mismanagement and Public WiFi represent the most significant risks to the organization due to their high likelihood and potentially severe operational consequences.</w:t>
      </w:r>
    </w:p>
    <w:p w:rsidR="00000000" w:rsidDel="00000000" w:rsidP="00000000" w:rsidRDefault="00000000" w:rsidRPr="00000000" w14:paraId="00000132">
      <w:pPr>
        <w:pStyle w:val="Heading1"/>
        <w:keepNext w:val="0"/>
        <w:keepLines w:val="0"/>
        <w:shd w:fill="ffffff" w:val="clear"/>
        <w:spacing w:after="0" w:before="480" w:line="360" w:lineRule="auto"/>
        <w:rPr>
          <w:rFonts w:ascii="Times New Roman" w:cs="Times New Roman" w:eastAsia="Times New Roman" w:hAnsi="Times New Roman"/>
          <w:b w:val="1"/>
          <w:bCs w:val="1"/>
          <w:sz w:val="24"/>
          <w:szCs w:val="24"/>
        </w:rPr>
      </w:pPr>
      <w:bookmarkStart w:colFirst="0" w:colLast="0" w:name="_afw7502dg3qs" w:id="12"/>
      <w:bookmarkEnd w:id="12"/>
      <w:r w:rsidDel="00000000" w:rsidR="00000000" w:rsidRPr="00000000">
        <w:rPr>
          <w:rFonts w:ascii="Times New Roman" w:cs="Times New Roman" w:eastAsia="Times New Roman" w:hAnsi="Times New Roman"/>
          <w:b w:val="1"/>
          <w:bCs w:val="1"/>
          <w:sz w:val="24"/>
          <w:szCs w:val="24"/>
          <w:rtl w:val="0"/>
        </w:rPr>
        <w:t xml:space="preserve">5. Human Factor Case Study Analysis</w:t>
      </w:r>
    </w:p>
    <w:p w:rsidR="00000000" w:rsidDel="00000000" w:rsidP="00000000" w:rsidRDefault="00000000" w:rsidRPr="00000000" w14:paraId="00000133">
      <w:pPr>
        <w:shd w:fill="ffffff" w:val="clear"/>
        <w:spacing w:after="1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behavior continues to be one of the most exploited vulnerabilities within modern cybersecurity environments. While organizations invest heavily in advanced security technologies such as firewalls, intrusion detection systems, and identity management tools, cyber attackers increasingly target employees through social engineering techniques.</w:t>
      </w:r>
    </w:p>
    <w:p w:rsidR="00000000" w:rsidDel="00000000" w:rsidP="00000000" w:rsidRDefault="00000000" w:rsidRPr="00000000" w14:paraId="00000134">
      <w:pPr>
        <w:shd w:fill="ffffff" w:val="clear"/>
        <w:spacing w:after="1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Cybercriminals often rely on psychological manipulation rather than technical exploitation to gain access to sensitive systems and data. Employees may unknowingly disclose confidential information, approve malicious authentication requests, or grant unauthorized access to internal systems.</w:t>
      </w:r>
    </w:p>
    <w:p w:rsidR="00000000" w:rsidDel="00000000" w:rsidP="00000000" w:rsidRDefault="00000000" w:rsidRPr="00000000" w14:paraId="00000135">
      <w:pPr>
        <w:shd w:fill="ffffff" w:val="clear"/>
        <w:spacing w:after="1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organizations like </w:t>
      </w:r>
      <w:r w:rsidDel="00000000" w:rsidR="00000000" w:rsidRPr="00000000">
        <w:rPr>
          <w:rFonts w:ascii="Times New Roman" w:cs="Times New Roman" w:eastAsia="Times New Roman" w:hAnsi="Times New Roman"/>
          <w:b w:val="1"/>
          <w:bCs w:val="1"/>
          <w:sz w:val="24"/>
          <w:szCs w:val="24"/>
          <w:rtl w:val="0"/>
        </w:rPr>
        <w:t xml:space="preserve">Cyberinfiniti Ltd</w:t>
      </w:r>
      <w:r w:rsidDel="00000000" w:rsidR="00000000" w:rsidRPr="00000000">
        <w:rPr>
          <w:rFonts w:ascii="Times New Roman" w:cs="Times New Roman" w:eastAsia="Times New Roman" w:hAnsi="Times New Roman"/>
          <w:sz w:val="24"/>
          <w:szCs w:val="24"/>
          <w:rtl w:val="0"/>
        </w:rPr>
        <w:t xml:space="preserve">, which operates as a </w:t>
      </w:r>
      <w:r w:rsidDel="00000000" w:rsidR="00000000" w:rsidRPr="00000000">
        <w:rPr>
          <w:rFonts w:ascii="Times New Roman" w:cs="Times New Roman" w:eastAsia="Times New Roman" w:hAnsi="Times New Roman"/>
          <w:b w:val="1"/>
          <w:bCs w:val="1"/>
          <w:sz w:val="24"/>
          <w:szCs w:val="24"/>
          <w:rtl w:val="0"/>
        </w:rPr>
        <w:t xml:space="preserve">Managed Security Service Provider (MSSP)</w:t>
      </w:r>
      <w:r w:rsidDel="00000000" w:rsidR="00000000" w:rsidRPr="00000000">
        <w:rPr>
          <w:rFonts w:ascii="Times New Roman" w:cs="Times New Roman" w:eastAsia="Times New Roman" w:hAnsi="Times New Roman"/>
          <w:sz w:val="24"/>
          <w:szCs w:val="24"/>
          <w:rtl w:val="0"/>
        </w:rPr>
        <w:t xml:space="preserve">, human factor vulnerabilities can present significant risks. Employees within the organization regularly interact with highly sensitive systems including Security Operations Center (SOC) monitoring platforms, threat intelligence feeds, vulnerability assessment reports, and client infrastructure configurations.</w:t>
      </w:r>
    </w:p>
    <w:p w:rsidR="00000000" w:rsidDel="00000000" w:rsidP="00000000" w:rsidRDefault="00000000" w:rsidRPr="00000000" w14:paraId="00000136">
      <w:pPr>
        <w:shd w:fill="ffffff" w:val="clear"/>
        <w:spacing w:after="1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understand the risks associated with human behavior in cybersecurity environments, two real-world cybersecurity incidents were analyzed. These include the </w:t>
      </w:r>
      <w:r w:rsidDel="00000000" w:rsidR="00000000" w:rsidRPr="00000000">
        <w:rPr>
          <w:rFonts w:ascii="Times New Roman" w:cs="Times New Roman" w:eastAsia="Times New Roman" w:hAnsi="Times New Roman"/>
          <w:b w:val="1"/>
          <w:bCs w:val="1"/>
          <w:sz w:val="24"/>
          <w:szCs w:val="24"/>
          <w:rtl w:val="0"/>
        </w:rPr>
        <w:t xml:space="preserve">Uber Social Engineering Breach (2022)</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Twitter Social Engineering Attack (2020)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7">
      <w:pPr>
        <w:shd w:fill="ffffff" w:val="clear"/>
        <w:spacing w:after="1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case studies provide valuable insights into how human vulnerabilities can lead to major security incidents and how similar threats could affect organizations such as Cyberinfiniti.</w:t>
      </w:r>
    </w:p>
    <w:p w:rsidR="00000000" w:rsidDel="00000000" w:rsidP="00000000" w:rsidRDefault="00000000" w:rsidRPr="00000000" w14:paraId="00000138">
      <w:pPr>
        <w:pStyle w:val="Heading1"/>
        <w:keepNext w:val="0"/>
        <w:keepLines w:val="0"/>
        <w:shd w:fill="ffffff" w:val="clear"/>
        <w:spacing w:after="0" w:before="480" w:line="360" w:lineRule="auto"/>
        <w:rPr>
          <w:rFonts w:ascii="Times New Roman" w:cs="Times New Roman" w:eastAsia="Times New Roman" w:hAnsi="Times New Roman"/>
          <w:b w:val="1"/>
          <w:bCs w:val="1"/>
          <w:sz w:val="24"/>
          <w:szCs w:val="24"/>
          <w:u w:val="single"/>
        </w:rPr>
      </w:pPr>
      <w:bookmarkStart w:colFirst="0" w:colLast="0" w:name="_9jhllfiish8" w:id="13"/>
      <w:bookmarkEnd w:id="13"/>
      <w:r w:rsidDel="00000000" w:rsidR="00000000" w:rsidRPr="00000000">
        <w:rPr>
          <w:rFonts w:ascii="Times New Roman" w:cs="Times New Roman" w:eastAsia="Times New Roman" w:hAnsi="Times New Roman"/>
          <w:b w:val="1"/>
          <w:bCs w:val="1"/>
          <w:sz w:val="24"/>
          <w:szCs w:val="24"/>
          <w:u w:val="single"/>
          <w:rtl w:val="0"/>
        </w:rPr>
        <w:t xml:space="preserve">I. Case Study 1 – Uber Social Engineering Breach (2022)</w:t>
      </w:r>
    </w:p>
    <w:p w:rsidR="00000000" w:rsidDel="00000000" w:rsidP="00000000" w:rsidRDefault="00000000" w:rsidRPr="00000000" w14:paraId="00000139">
      <w:pPr>
        <w:pStyle w:val="Heading2"/>
        <w:keepNext w:val="0"/>
        <w:keepLines w:val="0"/>
        <w:shd w:fill="ffffff" w:val="clear"/>
        <w:spacing w:after="0" w:before="0" w:line="360" w:lineRule="auto"/>
        <w:jc w:val="both"/>
        <w:rPr>
          <w:rFonts w:ascii="Times New Roman" w:cs="Times New Roman" w:eastAsia="Times New Roman" w:hAnsi="Times New Roman"/>
          <w:b w:val="1"/>
          <w:bCs w:val="1"/>
          <w:sz w:val="24"/>
          <w:szCs w:val="24"/>
          <w:u w:val="single"/>
        </w:rPr>
      </w:pPr>
      <w:bookmarkStart w:colFirst="0" w:colLast="0" w:name="_lutik5yrzf8l" w:id="14"/>
      <w:bookmarkEnd w:id="14"/>
      <w:r w:rsidDel="00000000" w:rsidR="00000000" w:rsidRPr="00000000">
        <w:rPr>
          <w:rFonts w:ascii="Times New Roman" w:cs="Times New Roman" w:eastAsia="Times New Roman" w:hAnsi="Times New Roman"/>
          <w:b w:val="1"/>
          <w:bCs w:val="1"/>
          <w:sz w:val="24"/>
          <w:szCs w:val="24"/>
          <w:u w:val="single"/>
          <w:rtl w:val="0"/>
        </w:rPr>
        <w:t xml:space="preserve">Incident Overview</w:t>
      </w:r>
    </w:p>
    <w:p w:rsidR="00000000" w:rsidDel="00000000" w:rsidP="00000000" w:rsidRDefault="00000000" w:rsidRPr="00000000" w14:paraId="0000013A">
      <w:pPr>
        <w:shd w:fill="ffffff" w:val="clear"/>
        <w:spacing w:after="1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September 2022, Uber Technologies experienced a significant cybersecurity breach caused primarily by social engineering tactics targeting one of its employees. Rather than exploiting a technical vulnerability in Uber’s systems, the attacker focused on manipulating human behavior to gain access to internal systems.</w:t>
      </w:r>
    </w:p>
    <w:p w:rsidR="00000000" w:rsidDel="00000000" w:rsidP="00000000" w:rsidRDefault="00000000" w:rsidRPr="00000000" w14:paraId="0000013B">
      <w:pPr>
        <w:shd w:fill="ffffff" w:val="clear"/>
        <w:spacing w:after="1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demonstrated that even organizations with advanced cybersecurity infrastructure remain vulnerable when attackers successfully exploit human factors.</w:t>
      </w:r>
    </w:p>
    <w:p w:rsidR="00000000" w:rsidDel="00000000" w:rsidP="00000000" w:rsidRDefault="00000000" w:rsidRPr="00000000" w14:paraId="0000013C">
      <w:pPr>
        <w:pStyle w:val="Heading2"/>
        <w:keepNext w:val="0"/>
        <w:keepLines w:val="0"/>
        <w:numPr>
          <w:ilvl w:val="0"/>
          <w:numId w:val="30"/>
        </w:numPr>
        <w:shd w:fill="ffffff" w:val="clear"/>
        <w:spacing w:after="0" w:before="0" w:line="360" w:lineRule="auto"/>
        <w:ind w:left="720" w:hanging="360"/>
        <w:jc w:val="both"/>
        <w:rPr>
          <w:rFonts w:ascii="Times New Roman" w:cs="Times New Roman" w:eastAsia="Times New Roman" w:hAnsi="Times New Roman"/>
          <w:b w:val="1"/>
          <w:bCs w:val="1"/>
          <w:sz w:val="24"/>
          <w:szCs w:val="24"/>
        </w:rPr>
      </w:pPr>
      <w:bookmarkStart w:colFirst="0" w:colLast="0" w:name="_zhw43g3m544f" w:id="15"/>
      <w:bookmarkEnd w:id="15"/>
      <w:r w:rsidDel="00000000" w:rsidR="00000000" w:rsidRPr="00000000">
        <w:rPr>
          <w:rFonts w:ascii="Times New Roman" w:cs="Times New Roman" w:eastAsia="Times New Roman" w:hAnsi="Times New Roman"/>
          <w:b w:val="1"/>
          <w:bCs w:val="1"/>
          <w:sz w:val="24"/>
          <w:szCs w:val="24"/>
          <w:rtl w:val="0"/>
        </w:rPr>
        <w:t xml:space="preserve">Attack Method</w:t>
      </w:r>
    </w:p>
    <w:p w:rsidR="00000000" w:rsidDel="00000000" w:rsidP="00000000" w:rsidRDefault="00000000" w:rsidRPr="00000000" w14:paraId="0000013D">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attacker executed the breach through several stages.</w:t>
      </w:r>
    </w:p>
    <w:p w:rsidR="00000000" w:rsidDel="00000000" w:rsidP="00000000" w:rsidRDefault="00000000" w:rsidRPr="00000000" w14:paraId="0000013E">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attacker obtained login credentials belonging to an Uber employee through phishing or previously leaked credentials from compromised systems.</w:t>
      </w:r>
    </w:p>
    <w:p w:rsidR="00000000" w:rsidDel="00000000" w:rsidP="00000000" w:rsidRDefault="00000000" w:rsidRPr="00000000" w14:paraId="0000013F">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acquiring the credentials, the attacker attempted to log into Uber’s internal network. However, access was initially blocked because the system required multi-factor authentication (MFA).</w:t>
      </w:r>
    </w:p>
    <w:p w:rsidR="00000000" w:rsidDel="00000000" w:rsidP="00000000" w:rsidRDefault="00000000" w:rsidRPr="00000000" w14:paraId="00000140">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bypass this security control, the attacker launched an </w:t>
      </w:r>
      <w:r w:rsidDel="00000000" w:rsidR="00000000" w:rsidRPr="00000000">
        <w:rPr>
          <w:rFonts w:ascii="Times New Roman" w:cs="Times New Roman" w:eastAsia="Times New Roman" w:hAnsi="Times New Roman"/>
          <w:b w:val="1"/>
          <w:bCs w:val="1"/>
          <w:sz w:val="24"/>
          <w:szCs w:val="24"/>
          <w:rtl w:val="0"/>
        </w:rPr>
        <w:t xml:space="preserve">MFA fatigue attack</w:t>
      </w:r>
      <w:r w:rsidDel="00000000" w:rsidR="00000000" w:rsidRPr="00000000">
        <w:rPr>
          <w:rFonts w:ascii="Times New Roman" w:cs="Times New Roman" w:eastAsia="Times New Roman" w:hAnsi="Times New Roman"/>
          <w:sz w:val="24"/>
          <w:szCs w:val="24"/>
          <w:rtl w:val="0"/>
        </w:rPr>
        <w:t xml:space="preserve">, repeatedly sending authentication prompts to the employee’s device. These repeated requests were intended to pressure the employee into approving one of the authentication attempts.</w:t>
      </w:r>
    </w:p>
    <w:p w:rsidR="00000000" w:rsidDel="00000000" w:rsidP="00000000" w:rsidRDefault="00000000" w:rsidRPr="00000000" w14:paraId="00000141">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the attacker contacted the employee through messaging platforms while impersonating an internal IT administrator and instructed the employee to approve the authentication request.</w:t>
      </w:r>
    </w:p>
    <w:p w:rsidR="00000000" w:rsidDel="00000000" w:rsidP="00000000" w:rsidRDefault="00000000" w:rsidRPr="00000000" w14:paraId="00000142">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eventually approved the request, granting the attacker access to Uber’s internal systems.</w:t>
      </w:r>
    </w:p>
    <w:p w:rsidR="00000000" w:rsidDel="00000000" w:rsidP="00000000" w:rsidRDefault="00000000" w:rsidRPr="00000000" w14:paraId="00000143">
      <w:pPr>
        <w:pStyle w:val="Heading2"/>
        <w:keepNext w:val="0"/>
        <w:keepLines w:val="0"/>
        <w:shd w:fill="ffffff" w:val="clear"/>
        <w:spacing w:after="0" w:before="0" w:line="360" w:lineRule="auto"/>
        <w:jc w:val="both"/>
        <w:rPr>
          <w:rFonts w:ascii="Times New Roman" w:cs="Times New Roman" w:eastAsia="Times New Roman" w:hAnsi="Times New Roman"/>
          <w:b w:val="1"/>
          <w:bCs w:val="1"/>
          <w:sz w:val="24"/>
          <w:szCs w:val="24"/>
        </w:rPr>
      </w:pPr>
      <w:bookmarkStart w:colFirst="0" w:colLast="0" w:name="_fukgq9wnmycy" w:id="16"/>
      <w:bookmarkEnd w:id="16"/>
      <w:r w:rsidDel="00000000" w:rsidR="00000000" w:rsidRPr="00000000">
        <w:rPr>
          <w:rtl w:val="0"/>
        </w:rPr>
      </w:r>
    </w:p>
    <w:p w:rsidR="00000000" w:rsidDel="00000000" w:rsidP="00000000" w:rsidRDefault="00000000" w:rsidRPr="00000000" w14:paraId="00000144">
      <w:pPr>
        <w:pStyle w:val="Heading2"/>
        <w:keepNext w:val="0"/>
        <w:keepLines w:val="0"/>
        <w:numPr>
          <w:ilvl w:val="0"/>
          <w:numId w:val="30"/>
        </w:numPr>
        <w:shd w:fill="ffffff" w:val="clear"/>
        <w:spacing w:after="0" w:before="0" w:line="360" w:lineRule="auto"/>
        <w:ind w:left="720" w:hanging="360"/>
        <w:jc w:val="both"/>
        <w:rPr>
          <w:rFonts w:ascii="Times New Roman" w:cs="Times New Roman" w:eastAsia="Times New Roman" w:hAnsi="Times New Roman"/>
          <w:b w:val="1"/>
          <w:bCs w:val="1"/>
          <w:sz w:val="24"/>
          <w:szCs w:val="24"/>
        </w:rPr>
      </w:pPr>
      <w:bookmarkStart w:colFirst="0" w:colLast="0" w:name="_9o9br0q2px0q" w:id="17"/>
      <w:bookmarkEnd w:id="17"/>
      <w:r w:rsidDel="00000000" w:rsidR="00000000" w:rsidRPr="00000000">
        <w:rPr>
          <w:rFonts w:ascii="Times New Roman" w:cs="Times New Roman" w:eastAsia="Times New Roman" w:hAnsi="Times New Roman"/>
          <w:b w:val="1"/>
          <w:bCs w:val="1"/>
          <w:sz w:val="24"/>
          <w:szCs w:val="24"/>
          <w:rtl w:val="0"/>
        </w:rPr>
        <w:t xml:space="preserve">Impact of the Incident</w:t>
      </w:r>
    </w:p>
    <w:p w:rsidR="00000000" w:rsidDel="00000000" w:rsidP="00000000" w:rsidRDefault="00000000" w:rsidRPr="00000000" w14:paraId="00000145">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access was obtained, the attacker gained entry into several internal resources including:</w:t>
      </w:r>
    </w:p>
    <w:p w:rsidR="00000000" w:rsidDel="00000000" w:rsidP="00000000" w:rsidRDefault="00000000" w:rsidRPr="00000000" w14:paraId="00000146">
      <w:pPr>
        <w:numPr>
          <w:ilvl w:val="0"/>
          <w:numId w:val="27"/>
        </w:numPr>
        <w:shd w:fill="ffffff" w:val="clear"/>
        <w:spacing w:after="0" w:afterAutospacing="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Uber’s internal communication platform (Slack)</w:t>
      </w:r>
    </w:p>
    <w:p w:rsidR="00000000" w:rsidDel="00000000" w:rsidP="00000000" w:rsidRDefault="00000000" w:rsidRPr="00000000" w14:paraId="00000147">
      <w:pPr>
        <w:numPr>
          <w:ilvl w:val="0"/>
          <w:numId w:val="27"/>
        </w:numPr>
        <w:shd w:fill="ffffff" w:val="clear"/>
        <w:spacing w:after="0" w:afterAutospacing="0" w:before="0" w:beforeAutospacing="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management tools</w:t>
      </w:r>
    </w:p>
    <w:p w:rsidR="00000000" w:rsidDel="00000000" w:rsidP="00000000" w:rsidRDefault="00000000" w:rsidRPr="00000000" w14:paraId="00000148">
      <w:pPr>
        <w:numPr>
          <w:ilvl w:val="0"/>
          <w:numId w:val="27"/>
        </w:numPr>
        <w:shd w:fill="ffffff" w:val="clear"/>
        <w:spacing w:after="0" w:afterAutospacing="0" w:before="0" w:beforeAutospacing="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dashboards</w:t>
      </w:r>
    </w:p>
    <w:p w:rsidR="00000000" w:rsidDel="00000000" w:rsidP="00000000" w:rsidRDefault="00000000" w:rsidRPr="00000000" w14:paraId="00000149">
      <w:pPr>
        <w:numPr>
          <w:ilvl w:val="0"/>
          <w:numId w:val="27"/>
        </w:numPr>
        <w:shd w:fill="ffffff" w:val="clear"/>
        <w:spacing w:after="240" w:before="0" w:beforeAutospacing="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documentation systems</w:t>
      </w:r>
    </w:p>
    <w:p w:rsidR="00000000" w:rsidDel="00000000" w:rsidP="00000000" w:rsidRDefault="00000000" w:rsidRPr="00000000" w14:paraId="0000014A">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attacker even posted a message in the company’s Slack workspace announcing the breach.</w:t>
      </w:r>
    </w:p>
    <w:p w:rsidR="00000000" w:rsidDel="00000000" w:rsidP="00000000" w:rsidRDefault="00000000" w:rsidRPr="00000000" w14:paraId="0000014B">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Uber reported that core customer databases and payment systems were not compromised, the breach still caused disruption to internal operations and exposed weaknesses in human-focused security controls.</w:t>
      </w:r>
    </w:p>
    <w:p w:rsidR="00000000" w:rsidDel="00000000" w:rsidP="00000000" w:rsidRDefault="00000000" w:rsidRPr="00000000" w14:paraId="0000014C">
      <w:pPr>
        <w:pStyle w:val="Heading2"/>
        <w:keepNext w:val="0"/>
        <w:keepLines w:val="0"/>
        <w:numPr>
          <w:ilvl w:val="0"/>
          <w:numId w:val="30"/>
        </w:numPr>
        <w:shd w:fill="ffffff" w:val="clear"/>
        <w:spacing w:after="0" w:before="0" w:line="360" w:lineRule="auto"/>
        <w:ind w:left="720" w:hanging="360"/>
        <w:jc w:val="both"/>
        <w:rPr>
          <w:rFonts w:ascii="Times New Roman" w:cs="Times New Roman" w:eastAsia="Times New Roman" w:hAnsi="Times New Roman"/>
          <w:b w:val="1"/>
          <w:bCs w:val="1"/>
          <w:sz w:val="24"/>
          <w:szCs w:val="24"/>
        </w:rPr>
      </w:pPr>
      <w:bookmarkStart w:colFirst="0" w:colLast="0" w:name="_4wd4rr5fss5c" w:id="18"/>
      <w:bookmarkEnd w:id="18"/>
      <w:r w:rsidDel="00000000" w:rsidR="00000000" w:rsidRPr="00000000">
        <w:rPr>
          <w:rFonts w:ascii="Times New Roman" w:cs="Times New Roman" w:eastAsia="Times New Roman" w:hAnsi="Times New Roman"/>
          <w:b w:val="1"/>
          <w:bCs w:val="1"/>
          <w:sz w:val="24"/>
          <w:szCs w:val="24"/>
          <w:rtl w:val="0"/>
        </w:rPr>
        <w:t xml:space="preserve">Organizational Response</w:t>
      </w:r>
    </w:p>
    <w:p w:rsidR="00000000" w:rsidDel="00000000" w:rsidP="00000000" w:rsidRDefault="00000000" w:rsidRPr="00000000" w14:paraId="0000014D">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Uber’s security team responded quickly to contain the breach. Immediate actions included isolating affected systems, resetting employee credentials, and temporarily disabling internal services.</w:t>
      </w:r>
    </w:p>
    <w:p w:rsidR="00000000" w:rsidDel="00000000" w:rsidP="00000000" w:rsidRDefault="00000000" w:rsidRPr="00000000" w14:paraId="0000014E">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also launched an internal investigation to determine how the attacker gained access and began reviewing its authentication and identity verification policies.</w:t>
      </w:r>
    </w:p>
    <w:p w:rsidR="00000000" w:rsidDel="00000000" w:rsidP="00000000" w:rsidRDefault="00000000" w:rsidRPr="00000000" w14:paraId="0000014F">
      <w:pPr>
        <w:pStyle w:val="Heading2"/>
        <w:keepNext w:val="0"/>
        <w:keepLines w:val="0"/>
        <w:numPr>
          <w:ilvl w:val="0"/>
          <w:numId w:val="30"/>
        </w:numPr>
        <w:shd w:fill="ffffff" w:val="clear"/>
        <w:spacing w:after="0" w:before="0" w:line="360" w:lineRule="auto"/>
        <w:ind w:left="720" w:hanging="360"/>
        <w:jc w:val="both"/>
        <w:rPr>
          <w:rFonts w:ascii="Times New Roman" w:cs="Times New Roman" w:eastAsia="Times New Roman" w:hAnsi="Times New Roman"/>
          <w:b w:val="1"/>
          <w:bCs w:val="1"/>
          <w:sz w:val="24"/>
          <w:szCs w:val="24"/>
        </w:rPr>
      </w:pPr>
      <w:bookmarkStart w:colFirst="0" w:colLast="0" w:name="_hhaliayuj6rj" w:id="19"/>
      <w:bookmarkEnd w:id="19"/>
      <w:r w:rsidDel="00000000" w:rsidR="00000000" w:rsidRPr="00000000">
        <w:rPr>
          <w:rFonts w:ascii="Times New Roman" w:cs="Times New Roman" w:eastAsia="Times New Roman" w:hAnsi="Times New Roman"/>
          <w:b w:val="1"/>
          <w:bCs w:val="1"/>
          <w:sz w:val="24"/>
          <w:szCs w:val="24"/>
          <w:rtl w:val="0"/>
        </w:rPr>
        <w:t xml:space="preserve">Lessons Learned</w:t>
      </w:r>
    </w:p>
    <w:p w:rsidR="00000000" w:rsidDel="00000000" w:rsidP="00000000" w:rsidRDefault="00000000" w:rsidRPr="00000000" w14:paraId="00000150">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Uber breach highlighted several important cybersecurity lessons.</w:t>
      </w:r>
    </w:p>
    <w:p w:rsidR="00000000" w:rsidDel="00000000" w:rsidP="00000000" w:rsidRDefault="00000000" w:rsidRPr="00000000" w14:paraId="00000151">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remain a primary target for social engineering attacks. Even strong technical defenses such as multi-factor authentication can be bypassed when attackers manipulate employees into approving unauthorized access requests.</w:t>
      </w:r>
    </w:p>
    <w:p w:rsidR="00000000" w:rsidDel="00000000" w:rsidP="00000000" w:rsidRDefault="00000000" w:rsidRPr="00000000" w14:paraId="00000152">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also demonstrated the importance of continuous security awareness training to help employees recognize suspicious authentication requests and social engineering attempts.</w:t>
      </w:r>
    </w:p>
    <w:p w:rsidR="00000000" w:rsidDel="00000000" w:rsidP="00000000" w:rsidRDefault="00000000" w:rsidRPr="00000000" w14:paraId="00000153">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must also implement monitoring systems that detect unusual authentication patterns such as repeated login requests.</w:t>
      </w:r>
    </w:p>
    <w:p w:rsidR="00000000" w:rsidDel="00000000" w:rsidP="00000000" w:rsidRDefault="00000000" w:rsidRPr="00000000" w14:paraId="00000154">
      <w:pPr>
        <w:pStyle w:val="Heading1"/>
        <w:keepNext w:val="0"/>
        <w:keepLines w:val="0"/>
        <w:shd w:fill="ffffff" w:val="clear"/>
        <w:spacing w:after="0" w:before="480" w:line="360" w:lineRule="auto"/>
        <w:rPr>
          <w:rFonts w:ascii="Times New Roman" w:cs="Times New Roman" w:eastAsia="Times New Roman" w:hAnsi="Times New Roman"/>
          <w:b w:val="1"/>
          <w:bCs w:val="1"/>
          <w:sz w:val="24"/>
          <w:szCs w:val="24"/>
          <w:u w:val="single"/>
        </w:rPr>
      </w:pPr>
      <w:bookmarkStart w:colFirst="0" w:colLast="0" w:name="_z3h0fen2z4c6" w:id="20"/>
      <w:bookmarkEnd w:id="20"/>
      <w:r w:rsidDel="00000000" w:rsidR="00000000" w:rsidRPr="00000000">
        <w:rPr>
          <w:rFonts w:ascii="Times New Roman" w:cs="Times New Roman" w:eastAsia="Times New Roman" w:hAnsi="Times New Roman"/>
          <w:b w:val="1"/>
          <w:bCs w:val="1"/>
          <w:sz w:val="24"/>
          <w:szCs w:val="24"/>
          <w:u w:val="single"/>
          <w:rtl w:val="0"/>
        </w:rPr>
        <w:t xml:space="preserve">II. Case Study 2 – Twitter Social Engineering Attack (2020)</w:t>
      </w:r>
    </w:p>
    <w:p w:rsidR="00000000" w:rsidDel="00000000" w:rsidP="00000000" w:rsidRDefault="00000000" w:rsidRPr="00000000" w14:paraId="00000155">
      <w:pPr>
        <w:pStyle w:val="Heading2"/>
        <w:keepNext w:val="0"/>
        <w:keepLines w:val="0"/>
        <w:shd w:fill="ffffff" w:val="clear"/>
        <w:spacing w:after="0" w:before="0" w:line="360" w:lineRule="auto"/>
        <w:jc w:val="both"/>
        <w:rPr>
          <w:rFonts w:ascii="Times New Roman" w:cs="Times New Roman" w:eastAsia="Times New Roman" w:hAnsi="Times New Roman"/>
          <w:b w:val="1"/>
          <w:bCs w:val="1"/>
          <w:sz w:val="24"/>
          <w:szCs w:val="24"/>
          <w:u w:val="single"/>
        </w:rPr>
      </w:pPr>
      <w:bookmarkStart w:colFirst="0" w:colLast="0" w:name="_8zui67olpz4f" w:id="21"/>
      <w:bookmarkEnd w:id="21"/>
      <w:r w:rsidDel="00000000" w:rsidR="00000000" w:rsidRPr="00000000">
        <w:rPr>
          <w:rFonts w:ascii="Times New Roman" w:cs="Times New Roman" w:eastAsia="Times New Roman" w:hAnsi="Times New Roman"/>
          <w:b w:val="1"/>
          <w:bCs w:val="1"/>
          <w:sz w:val="24"/>
          <w:szCs w:val="24"/>
          <w:u w:val="single"/>
          <w:rtl w:val="0"/>
        </w:rPr>
        <w:t xml:space="preserve">Incident Overview</w:t>
      </w:r>
    </w:p>
    <w:p w:rsidR="00000000" w:rsidDel="00000000" w:rsidP="00000000" w:rsidRDefault="00000000" w:rsidRPr="00000000" w14:paraId="00000156">
      <w:pPr>
        <w:shd w:fill="ffffff" w:val="clear"/>
        <w:spacing w:after="1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July 2020, Twitter experienced one of the most widely publicized social engineering attacks in recent years. Attackers successfully compromised several high-profile accounts belonging to public figures, technology leaders, and major organizations.</w:t>
      </w:r>
    </w:p>
    <w:p w:rsidR="00000000" w:rsidDel="00000000" w:rsidP="00000000" w:rsidRDefault="00000000" w:rsidRPr="00000000" w14:paraId="00000157">
      <w:pPr>
        <w:shd w:fill="ffffff" w:val="clear"/>
        <w:spacing w:after="1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many cyberattacks that exploit software vulnerabilities, this incident occurred because attackers successfully manipulated employees into granting access to internal administrative tools.</w:t>
      </w:r>
    </w:p>
    <w:p w:rsidR="00000000" w:rsidDel="00000000" w:rsidP="00000000" w:rsidRDefault="00000000" w:rsidRPr="00000000" w14:paraId="00000158">
      <w:pPr>
        <w:pStyle w:val="Heading2"/>
        <w:keepNext w:val="0"/>
        <w:keepLines w:val="0"/>
        <w:numPr>
          <w:ilvl w:val="0"/>
          <w:numId w:val="13"/>
        </w:numPr>
        <w:shd w:fill="ffffff" w:val="clear"/>
        <w:spacing w:after="0" w:before="0" w:line="360" w:lineRule="auto"/>
        <w:ind w:left="720" w:hanging="360"/>
        <w:jc w:val="both"/>
        <w:rPr>
          <w:rFonts w:ascii="Times New Roman" w:cs="Times New Roman" w:eastAsia="Times New Roman" w:hAnsi="Times New Roman"/>
          <w:b w:val="1"/>
          <w:bCs w:val="1"/>
          <w:sz w:val="24"/>
          <w:szCs w:val="24"/>
        </w:rPr>
      </w:pPr>
      <w:bookmarkStart w:colFirst="0" w:colLast="0" w:name="_3apdu5wxjuj9" w:id="22"/>
      <w:bookmarkEnd w:id="22"/>
      <w:r w:rsidDel="00000000" w:rsidR="00000000" w:rsidRPr="00000000">
        <w:rPr>
          <w:rFonts w:ascii="Times New Roman" w:cs="Times New Roman" w:eastAsia="Times New Roman" w:hAnsi="Times New Roman"/>
          <w:b w:val="1"/>
          <w:bCs w:val="1"/>
          <w:sz w:val="24"/>
          <w:szCs w:val="24"/>
          <w:rtl w:val="0"/>
        </w:rPr>
        <w:t xml:space="preserve">Attack Method</w:t>
      </w:r>
    </w:p>
    <w:p w:rsidR="00000000" w:rsidDel="00000000" w:rsidP="00000000" w:rsidRDefault="00000000" w:rsidRPr="00000000" w14:paraId="00000159">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attackers carried out a coordinated social engineering campaign targeting Twitter employees with access to internal systems.</w:t>
      </w:r>
    </w:p>
    <w:p w:rsidR="00000000" w:rsidDel="00000000" w:rsidP="00000000" w:rsidRDefault="00000000" w:rsidRPr="00000000" w14:paraId="0000015A">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attackers impersonated members of Twitter’s internal IT support team and contacted employees through phone calls and communication channels. Through persuasive communication and deception, they convinced employees to provide login credentials or grant access to internal systems.</w:t>
      </w:r>
    </w:p>
    <w:p w:rsidR="00000000" w:rsidDel="00000000" w:rsidP="00000000" w:rsidRDefault="00000000" w:rsidRPr="00000000" w14:paraId="0000015B">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attackers obtained access to Twitter’s internal administrative dashboard, they were able to reset passwords, disable security protections, and take control of several user accounts.</w:t>
      </w:r>
    </w:p>
    <w:p w:rsidR="00000000" w:rsidDel="00000000" w:rsidP="00000000" w:rsidRDefault="00000000" w:rsidRPr="00000000" w14:paraId="0000015C">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compromised accounts, the attackers posted fraudulent cryptocurrency messages asking followers to send Bitcoin to specific wallet addresses.</w:t>
      </w:r>
    </w:p>
    <w:p w:rsidR="00000000" w:rsidDel="00000000" w:rsidP="00000000" w:rsidRDefault="00000000" w:rsidRPr="00000000" w14:paraId="0000015D">
      <w:pPr>
        <w:pStyle w:val="Heading2"/>
        <w:keepNext w:val="0"/>
        <w:keepLines w:val="0"/>
        <w:shd w:fill="ffffff" w:val="clear"/>
        <w:spacing w:after="0" w:before="0" w:line="360" w:lineRule="auto"/>
        <w:jc w:val="both"/>
        <w:rPr>
          <w:rFonts w:ascii="Times New Roman" w:cs="Times New Roman" w:eastAsia="Times New Roman" w:hAnsi="Times New Roman"/>
          <w:b w:val="1"/>
          <w:bCs w:val="1"/>
          <w:sz w:val="24"/>
          <w:szCs w:val="24"/>
        </w:rPr>
      </w:pPr>
      <w:bookmarkStart w:colFirst="0" w:colLast="0" w:name="_1fw3p35ax6du" w:id="23"/>
      <w:bookmarkEnd w:id="23"/>
      <w:r w:rsidDel="00000000" w:rsidR="00000000" w:rsidRPr="00000000">
        <w:rPr>
          <w:rtl w:val="0"/>
        </w:rPr>
      </w:r>
    </w:p>
    <w:p w:rsidR="00000000" w:rsidDel="00000000" w:rsidP="00000000" w:rsidRDefault="00000000" w:rsidRPr="00000000" w14:paraId="0000015E">
      <w:pPr>
        <w:pStyle w:val="Heading2"/>
        <w:keepNext w:val="0"/>
        <w:keepLines w:val="0"/>
        <w:numPr>
          <w:ilvl w:val="0"/>
          <w:numId w:val="13"/>
        </w:numPr>
        <w:shd w:fill="ffffff" w:val="clear"/>
        <w:spacing w:after="0" w:before="0" w:line="360" w:lineRule="auto"/>
        <w:ind w:left="720" w:hanging="360"/>
        <w:jc w:val="both"/>
        <w:rPr>
          <w:rFonts w:ascii="Times New Roman" w:cs="Times New Roman" w:eastAsia="Times New Roman" w:hAnsi="Times New Roman"/>
          <w:b w:val="1"/>
          <w:bCs w:val="1"/>
          <w:sz w:val="24"/>
          <w:szCs w:val="24"/>
        </w:rPr>
      </w:pPr>
      <w:bookmarkStart w:colFirst="0" w:colLast="0" w:name="_pwq8szz2ln14" w:id="24"/>
      <w:bookmarkEnd w:id="24"/>
      <w:r w:rsidDel="00000000" w:rsidR="00000000" w:rsidRPr="00000000">
        <w:rPr>
          <w:rFonts w:ascii="Times New Roman" w:cs="Times New Roman" w:eastAsia="Times New Roman" w:hAnsi="Times New Roman"/>
          <w:b w:val="1"/>
          <w:bCs w:val="1"/>
          <w:sz w:val="24"/>
          <w:szCs w:val="24"/>
          <w:rtl w:val="0"/>
        </w:rPr>
        <w:t xml:space="preserve">Impact of the Incident</w:t>
      </w:r>
    </w:p>
    <w:p w:rsidR="00000000" w:rsidDel="00000000" w:rsidP="00000000" w:rsidRDefault="00000000" w:rsidRPr="00000000" w14:paraId="0000015F">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attack resulted in the compromise of more than one hundred high-profile Twitter accounts.</w:t>
      </w:r>
    </w:p>
    <w:p w:rsidR="00000000" w:rsidDel="00000000" w:rsidP="00000000" w:rsidRDefault="00000000" w:rsidRPr="00000000" w14:paraId="00000160">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attackers used these accounts to promote cryptocurrency scams that reached millions of users worldwide. Some individuals sent funds to the attackers believing the messages were legitimate.</w:t>
      </w:r>
    </w:p>
    <w:p w:rsidR="00000000" w:rsidDel="00000000" w:rsidP="00000000" w:rsidRDefault="00000000" w:rsidRPr="00000000" w14:paraId="00000161">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caused significant reputational damage to Twitter and raised concerns regarding internal security controls and employee awareness.</w:t>
      </w:r>
    </w:p>
    <w:p w:rsidR="00000000" w:rsidDel="00000000" w:rsidP="00000000" w:rsidRDefault="00000000" w:rsidRPr="00000000" w14:paraId="00000162">
      <w:pPr>
        <w:pStyle w:val="Heading2"/>
        <w:keepNext w:val="0"/>
        <w:keepLines w:val="0"/>
        <w:numPr>
          <w:ilvl w:val="0"/>
          <w:numId w:val="13"/>
        </w:numPr>
        <w:shd w:fill="ffffff" w:val="clear"/>
        <w:spacing w:after="0" w:before="0" w:line="360" w:lineRule="auto"/>
        <w:ind w:left="720" w:hanging="360"/>
        <w:jc w:val="both"/>
        <w:rPr>
          <w:rFonts w:ascii="Times New Roman" w:cs="Times New Roman" w:eastAsia="Times New Roman" w:hAnsi="Times New Roman"/>
          <w:b w:val="1"/>
          <w:bCs w:val="1"/>
          <w:sz w:val="24"/>
          <w:szCs w:val="24"/>
        </w:rPr>
      </w:pPr>
      <w:bookmarkStart w:colFirst="0" w:colLast="0" w:name="_b9ozryt9wu73" w:id="25"/>
      <w:bookmarkEnd w:id="25"/>
      <w:r w:rsidDel="00000000" w:rsidR="00000000" w:rsidRPr="00000000">
        <w:rPr>
          <w:rFonts w:ascii="Times New Roman" w:cs="Times New Roman" w:eastAsia="Times New Roman" w:hAnsi="Times New Roman"/>
          <w:b w:val="1"/>
          <w:bCs w:val="1"/>
          <w:sz w:val="24"/>
          <w:szCs w:val="24"/>
          <w:rtl w:val="0"/>
        </w:rPr>
        <w:t xml:space="preserve">Organizational Response</w:t>
      </w:r>
    </w:p>
    <w:p w:rsidR="00000000" w:rsidDel="00000000" w:rsidP="00000000" w:rsidRDefault="00000000" w:rsidRPr="00000000" w14:paraId="00000163">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Twitter responded quickly by locking affected accounts and restricting employee access to internal administrative tools.</w:t>
      </w:r>
    </w:p>
    <w:p w:rsidR="00000000" w:rsidDel="00000000" w:rsidP="00000000" w:rsidRDefault="00000000" w:rsidRPr="00000000" w14:paraId="00000164">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conducted a thorough investigation into the breach and worked with law enforcement agencies to identify and arrest the individuals responsible.</w:t>
      </w:r>
    </w:p>
    <w:p w:rsidR="00000000" w:rsidDel="00000000" w:rsidP="00000000" w:rsidRDefault="00000000" w:rsidRPr="00000000" w14:paraId="00000165">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incident, Twitter strengthened its internal access control policies and limited the number of employees who could access administrative systems.</w:t>
      </w:r>
    </w:p>
    <w:p w:rsidR="00000000" w:rsidDel="00000000" w:rsidP="00000000" w:rsidRDefault="00000000" w:rsidRPr="00000000" w14:paraId="00000166">
      <w:pPr>
        <w:pStyle w:val="Heading2"/>
        <w:keepNext w:val="0"/>
        <w:keepLines w:val="0"/>
        <w:numPr>
          <w:ilvl w:val="0"/>
          <w:numId w:val="13"/>
        </w:numPr>
        <w:shd w:fill="ffffff" w:val="clear"/>
        <w:spacing w:after="0" w:before="0" w:line="360" w:lineRule="auto"/>
        <w:ind w:left="720" w:hanging="360"/>
        <w:jc w:val="both"/>
        <w:rPr>
          <w:rFonts w:ascii="Times New Roman" w:cs="Times New Roman" w:eastAsia="Times New Roman" w:hAnsi="Times New Roman"/>
          <w:b w:val="1"/>
          <w:bCs w:val="1"/>
          <w:sz w:val="24"/>
          <w:szCs w:val="24"/>
        </w:rPr>
      </w:pPr>
      <w:bookmarkStart w:colFirst="0" w:colLast="0" w:name="_5et9in75tq7e" w:id="26"/>
      <w:bookmarkEnd w:id="26"/>
      <w:r w:rsidDel="00000000" w:rsidR="00000000" w:rsidRPr="00000000">
        <w:rPr>
          <w:rFonts w:ascii="Times New Roman" w:cs="Times New Roman" w:eastAsia="Times New Roman" w:hAnsi="Times New Roman"/>
          <w:b w:val="1"/>
          <w:bCs w:val="1"/>
          <w:sz w:val="24"/>
          <w:szCs w:val="24"/>
          <w:rtl w:val="0"/>
        </w:rPr>
        <w:t xml:space="preserve">Lessons Learned</w:t>
      </w:r>
    </w:p>
    <w:p w:rsidR="00000000" w:rsidDel="00000000" w:rsidP="00000000" w:rsidRDefault="00000000" w:rsidRPr="00000000" w14:paraId="00000167">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Twitter breach demonstrates that employees with privileged system access are high-value targets for attackers.</w:t>
      </w:r>
    </w:p>
    <w:p w:rsidR="00000000" w:rsidDel="00000000" w:rsidP="00000000" w:rsidRDefault="00000000" w:rsidRPr="00000000" w14:paraId="00000168">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engineering attacks can successfully bypass traditional cybersecurity defenses if employees are manipulated into revealing credentials or granting access.</w:t>
      </w:r>
    </w:p>
    <w:p w:rsidR="00000000" w:rsidDel="00000000" w:rsidP="00000000" w:rsidRDefault="00000000" w:rsidRPr="00000000" w14:paraId="00000169">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must enforce strict access control policies and ensure that employees with privileged access receive continuous security awareness training.</w:t>
      </w:r>
    </w:p>
    <w:p w:rsidR="00000000" w:rsidDel="00000000" w:rsidP="00000000" w:rsidRDefault="00000000" w:rsidRPr="00000000" w14:paraId="0000016A">
      <w:pPr>
        <w:pStyle w:val="Heading1"/>
        <w:keepNext w:val="0"/>
        <w:keepLines w:val="0"/>
        <w:numPr>
          <w:ilvl w:val="0"/>
          <w:numId w:val="13"/>
        </w:numPr>
        <w:shd w:fill="ffffff" w:val="clear"/>
        <w:spacing w:after="0" w:before="480" w:line="360" w:lineRule="auto"/>
        <w:ind w:left="720" w:hanging="360"/>
        <w:jc w:val="both"/>
        <w:rPr>
          <w:rFonts w:ascii="Times New Roman" w:cs="Times New Roman" w:eastAsia="Times New Roman" w:hAnsi="Times New Roman"/>
          <w:b w:val="1"/>
          <w:bCs w:val="1"/>
          <w:sz w:val="24"/>
          <w:szCs w:val="24"/>
        </w:rPr>
      </w:pPr>
      <w:bookmarkStart w:colFirst="0" w:colLast="0" w:name="_dkl7fyov9knc" w:id="27"/>
      <w:bookmarkEnd w:id="27"/>
      <w:r w:rsidDel="00000000" w:rsidR="00000000" w:rsidRPr="00000000">
        <w:rPr>
          <w:rFonts w:ascii="Times New Roman" w:cs="Times New Roman" w:eastAsia="Times New Roman" w:hAnsi="Times New Roman"/>
          <w:b w:val="1"/>
          <w:bCs w:val="1"/>
          <w:sz w:val="24"/>
          <w:szCs w:val="24"/>
          <w:rtl w:val="0"/>
        </w:rPr>
        <w:t xml:space="preserve">Relevance to Cyberinfiniti Ltd</w:t>
      </w:r>
    </w:p>
    <w:p w:rsidR="00000000" w:rsidDel="00000000" w:rsidP="00000000" w:rsidRDefault="00000000" w:rsidRPr="00000000" w14:paraId="0000016B">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Uber and Twitter incidents provide valuable insights into how human vulnerabilities can lead to significant cybersecurity breaches.</w:t>
      </w:r>
    </w:p>
    <w:p w:rsidR="00000000" w:rsidDel="00000000" w:rsidP="00000000" w:rsidRDefault="00000000" w:rsidRPr="00000000" w14:paraId="0000016C">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Cyberinfiniti Ltd operates as a Managed Security Service Provider and therefore manages sensitive cybersecurity infrastructure and client environments. Employees frequently interact with systems such as SOC monitoring dashboards, vulnerability assessment tools, cloud security platforms, and threat intelligence repositories.</w:t>
      </w:r>
    </w:p>
    <w:p w:rsidR="00000000" w:rsidDel="00000000" w:rsidP="00000000" w:rsidRDefault="00000000" w:rsidRPr="00000000" w14:paraId="0000016D">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attackers successfully exploit human vulnerabilities within Cyberinfiniti, potential consequences may include unauthorized access to client systems, leakage of vulnerability assessment reports, exposure of threat intelligence data, and compromise of privileged accounts.</w:t>
      </w:r>
    </w:p>
    <w:p w:rsidR="00000000" w:rsidDel="00000000" w:rsidP="00000000" w:rsidRDefault="00000000" w:rsidRPr="00000000" w14:paraId="0000016E">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Cyberinfiniti’s services directly support the security of multiple organizations, a successful attack could affect both the company and its clients.</w:t>
      </w:r>
    </w:p>
    <w:p w:rsidR="00000000" w:rsidDel="00000000" w:rsidP="00000000" w:rsidRDefault="00000000" w:rsidRPr="00000000" w14:paraId="0000016F">
      <w:pPr>
        <w:pStyle w:val="Heading1"/>
        <w:keepNext w:val="0"/>
        <w:keepLines w:val="0"/>
        <w:numPr>
          <w:ilvl w:val="0"/>
          <w:numId w:val="13"/>
        </w:numPr>
        <w:shd w:fill="ffffff" w:val="clear"/>
        <w:spacing w:after="0" w:before="480" w:line="360" w:lineRule="auto"/>
        <w:ind w:left="720" w:hanging="360"/>
        <w:jc w:val="both"/>
        <w:rPr>
          <w:rFonts w:ascii="Times New Roman" w:cs="Times New Roman" w:eastAsia="Times New Roman" w:hAnsi="Times New Roman"/>
          <w:b w:val="1"/>
          <w:bCs w:val="1"/>
          <w:sz w:val="24"/>
          <w:szCs w:val="24"/>
        </w:rPr>
      </w:pPr>
      <w:bookmarkStart w:colFirst="0" w:colLast="0" w:name="_tnar9rejsbfv" w:id="28"/>
      <w:bookmarkEnd w:id="28"/>
      <w:r w:rsidDel="00000000" w:rsidR="00000000" w:rsidRPr="00000000">
        <w:rPr>
          <w:rFonts w:ascii="Times New Roman" w:cs="Times New Roman" w:eastAsia="Times New Roman" w:hAnsi="Times New Roman"/>
          <w:b w:val="1"/>
          <w:bCs w:val="1"/>
          <w:sz w:val="24"/>
          <w:szCs w:val="24"/>
          <w:rtl w:val="0"/>
        </w:rPr>
        <w:t xml:space="preserve">Implications for </w:t>
      </w:r>
      <w:r w:rsidDel="00000000" w:rsidR="00000000" w:rsidRPr="00000000">
        <w:rPr>
          <w:rFonts w:ascii="Times New Roman" w:cs="Times New Roman" w:eastAsia="Times New Roman" w:hAnsi="Times New Roman"/>
          <w:b w:val="1"/>
          <w:bCs w:val="1"/>
          <w:sz w:val="24"/>
          <w:szCs w:val="24"/>
          <w:rtl w:val="0"/>
        </w:rPr>
        <w:t xml:space="preserve">Cyberinfiniti</w:t>
      </w:r>
      <w:r w:rsidDel="00000000" w:rsidR="00000000" w:rsidRPr="00000000">
        <w:rPr>
          <w:rtl w:val="0"/>
        </w:rPr>
      </w:r>
    </w:p>
    <w:p w:rsidR="00000000" w:rsidDel="00000000" w:rsidP="00000000" w:rsidRDefault="00000000" w:rsidRPr="00000000" w14:paraId="00000170">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the risk of human-driven cybersecurity incidents, Cyberinfiniti should implement several security measures.</w:t>
      </w:r>
    </w:p>
    <w:p w:rsidR="00000000" w:rsidDel="00000000" w:rsidP="00000000" w:rsidRDefault="00000000" w:rsidRPr="00000000" w14:paraId="00000171">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include continuous employee security awareness training, simulated phishing campaigns to test employee responses, strict privileged access management policies, and improved identity verification procedures.</w:t>
      </w:r>
    </w:p>
    <w:p w:rsidR="00000000" w:rsidDel="00000000" w:rsidP="00000000" w:rsidRDefault="00000000" w:rsidRPr="00000000" w14:paraId="00000172">
      <w:pPr>
        <w:shd w:fill="ffffff" w:val="clear"/>
        <w:spacing w:after="140" w:before="240" w:line="301.09090909090907"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unusual login behavior and authentication requests can also help detect potential attacks at an early stage.</w:t>
      </w:r>
    </w:p>
    <w:p w:rsidR="00000000" w:rsidDel="00000000" w:rsidP="00000000" w:rsidRDefault="00000000" w:rsidRPr="00000000" w14:paraId="00000173">
      <w:pPr>
        <w:shd w:fill="ffffff" w:val="clear"/>
        <w:spacing w:after="1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factors remain one of the most significant contributors to cybersecurity incidents. Even organizations with advanced security technologies remain vulnerable when employees are manipulated by attackers.</w:t>
      </w:r>
    </w:p>
    <w:p w:rsidR="00000000" w:rsidDel="00000000" w:rsidP="00000000" w:rsidRDefault="00000000" w:rsidRPr="00000000" w14:paraId="00000174">
      <w:pPr>
        <w:shd w:fill="ffffff" w:val="clear"/>
        <w:spacing w:after="140" w:before="2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Uber and Twitter incidents demonstrate how social engineering attacks can bypass technical security controls and lead to major breaches.</w:t>
      </w:r>
    </w:p>
    <w:p w:rsidR="00000000" w:rsidDel="00000000" w:rsidP="00000000" w:rsidRDefault="00000000" w:rsidRPr="00000000" w14:paraId="00000175">
      <w:pPr>
        <w:shd w:fill="ffffff" w:val="clear"/>
        <w:spacing w:after="140" w:before="24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Cyberinfiniti Ltd, strengthening employee awareness and promoting a strong security culture are critical components of effective cybersecurity risk management.</w:t>
      </w:r>
    </w:p>
    <w:p w:rsidR="00000000" w:rsidDel="00000000" w:rsidP="00000000" w:rsidRDefault="00000000" w:rsidRPr="00000000" w14:paraId="00000176">
      <w:pPr>
        <w:shd w:fill="ffffff" w:val="clear"/>
        <w:spacing w:after="140" w:before="240" w:line="301.0909090909090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By implementing targeted security awareness programs and reinforcing secure operational practices, </w:t>
      </w:r>
      <w:r w:rsidDel="00000000" w:rsidR="00000000" w:rsidRPr="00000000">
        <w:rPr>
          <w:rFonts w:ascii="Times New Roman" w:cs="Times New Roman" w:eastAsia="Times New Roman" w:hAnsi="Times New Roman"/>
          <w:sz w:val="24"/>
          <w:szCs w:val="24"/>
          <w:rtl w:val="0"/>
        </w:rPr>
        <w:t xml:space="preserve">Cyberinfiniti</w:t>
      </w:r>
      <w:r w:rsidDel="00000000" w:rsidR="00000000" w:rsidRPr="00000000">
        <w:rPr>
          <w:rFonts w:ascii="Times New Roman" w:cs="Times New Roman" w:eastAsia="Times New Roman" w:hAnsi="Times New Roman"/>
          <w:sz w:val="24"/>
          <w:szCs w:val="24"/>
          <w:rtl w:val="0"/>
        </w:rPr>
        <w:t xml:space="preserve"> can significantly reduce the risks associated with human behavior and strengthen its overall cybersecurity posture.</w:t>
      </w:r>
      <w:r w:rsidDel="00000000" w:rsidR="00000000" w:rsidRPr="00000000">
        <w:rPr>
          <w:rtl w:val="0"/>
        </w:rPr>
      </w:r>
    </w:p>
    <w:p w:rsidR="00000000" w:rsidDel="00000000" w:rsidP="00000000" w:rsidRDefault="00000000" w:rsidRPr="00000000" w14:paraId="00000177">
      <w:pPr>
        <w:pStyle w:val="Heading1"/>
        <w:keepNext w:val="0"/>
        <w:keepLines w:val="0"/>
        <w:shd w:fill="ffffff" w:val="clear"/>
        <w:spacing w:before="480" w:line="360" w:lineRule="auto"/>
        <w:jc w:val="both"/>
        <w:rPr>
          <w:rFonts w:ascii="Times New Roman" w:cs="Times New Roman" w:eastAsia="Times New Roman" w:hAnsi="Times New Roman"/>
          <w:b w:val="1"/>
          <w:bCs w:val="1"/>
          <w:sz w:val="28"/>
          <w:szCs w:val="28"/>
        </w:rPr>
      </w:pPr>
      <w:bookmarkStart w:colFirst="0" w:colLast="0" w:name="_okqygz8022cx" w:id="29"/>
      <w:bookmarkEnd w:id="29"/>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keepNext w:val="0"/>
        <w:keepLines w:val="0"/>
        <w:shd w:fill="ffffff" w:val="clear"/>
        <w:spacing w:before="480" w:line="360" w:lineRule="auto"/>
        <w:jc w:val="both"/>
        <w:rPr>
          <w:rFonts w:ascii="Times New Roman" w:cs="Times New Roman" w:eastAsia="Times New Roman" w:hAnsi="Times New Roman"/>
          <w:b w:val="1"/>
          <w:bCs w:val="1"/>
          <w:sz w:val="28"/>
          <w:szCs w:val="28"/>
        </w:rPr>
      </w:pPr>
      <w:bookmarkStart w:colFirst="0" w:colLast="0" w:name="_bz5cjx296ht2" w:id="30"/>
      <w:bookmarkEnd w:id="30"/>
      <w:r w:rsidDel="00000000" w:rsidR="00000000" w:rsidRPr="00000000">
        <w:rPr>
          <w:rFonts w:ascii="Times New Roman" w:cs="Times New Roman" w:eastAsia="Times New Roman" w:hAnsi="Times New Roman"/>
          <w:b w:val="1"/>
          <w:bCs w:val="1"/>
          <w:sz w:val="28"/>
          <w:szCs w:val="28"/>
          <w:rtl w:val="0"/>
        </w:rPr>
        <w:t xml:space="preserve">6. Security Awareness Program Design</w:t>
      </w:r>
    </w:p>
    <w:p w:rsidR="00000000" w:rsidDel="00000000" w:rsidP="00000000" w:rsidRDefault="00000000" w:rsidRPr="00000000" w14:paraId="00000179">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mitigate the identified human factor risks, a structured security awareness program was designed using the Vivida learning platform. The program aims to educate employees on emerging cybersecurity threats and reinforce secure operational behavior across the organization.</w:t>
      </w:r>
    </w:p>
    <w:p w:rsidR="00000000" w:rsidDel="00000000" w:rsidP="00000000" w:rsidRDefault="00000000" w:rsidRPr="00000000" w14:paraId="0000017A">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program was designed to address the specific operational environment of Cyberinfiniti, ensuring that awareness training aligns with real-world threats faced by cybersecurity professionals.</w:t>
      </w:r>
    </w:p>
    <w:p w:rsidR="00000000" w:rsidDel="00000000" w:rsidP="00000000" w:rsidRDefault="00000000" w:rsidRPr="00000000" w14:paraId="0000017B">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program consists of the following modules:</w:t>
      </w:r>
    </w:p>
    <w:p w:rsidR="00000000" w:rsidDel="00000000" w:rsidP="00000000" w:rsidRDefault="00000000" w:rsidRPr="00000000" w14:paraId="0000017C">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1 – Phishing Awareness and Email Security</w:t>
        <w:br w:type="textWrapping"/>
        <w:t xml:space="preserve">Module 2 – Social Engineering Awareness</w:t>
        <w:br w:type="textWrapping"/>
        <w:t xml:space="preserve">Module 3 – Insider threats &amp; password and ID Security</w:t>
        <w:br w:type="textWrapping"/>
        <w:t xml:space="preserve">Module 4 – Secure Handling of Client Security Data</w:t>
        <w:br w:type="textWrapping"/>
        <w:t xml:space="preserve">Module 5 – Secure Operational Practices for Security Analysts</w:t>
      </w:r>
    </w:p>
    <w:p w:rsidR="00000000" w:rsidDel="00000000" w:rsidP="00000000" w:rsidRDefault="00000000" w:rsidRPr="00000000" w14:paraId="0000017D">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Cyberinfiniti Security Awareness Program</w:t>
      </w:r>
      <w:r w:rsidDel="00000000" w:rsidR="00000000" w:rsidRPr="00000000">
        <w:rPr>
          <w:rFonts w:ascii="Times New Roman" w:cs="Times New Roman" w:eastAsia="Times New Roman" w:hAnsi="Times New Roman"/>
          <w:sz w:val="24"/>
          <w:szCs w:val="24"/>
          <w:rtl w:val="0"/>
        </w:rPr>
        <w:t xml:space="preserve"> is a structured, continuous learning initiative delivered through the </w:t>
      </w:r>
      <w:r w:rsidDel="00000000" w:rsidR="00000000" w:rsidRPr="00000000">
        <w:rPr>
          <w:rFonts w:ascii="Times New Roman" w:cs="Times New Roman" w:eastAsia="Times New Roman" w:hAnsi="Times New Roman"/>
          <w:b w:val="1"/>
          <w:bCs w:val="1"/>
          <w:sz w:val="24"/>
          <w:szCs w:val="24"/>
          <w:rtl w:val="0"/>
        </w:rPr>
        <w:t xml:space="preserve">Vivida Learning Platform</w:t>
      </w:r>
      <w:r w:rsidDel="00000000" w:rsidR="00000000" w:rsidRPr="00000000">
        <w:rPr>
          <w:rFonts w:ascii="Times New Roman" w:cs="Times New Roman" w:eastAsia="Times New Roman" w:hAnsi="Times New Roman"/>
          <w:sz w:val="24"/>
          <w:szCs w:val="24"/>
          <w:rtl w:val="0"/>
        </w:rPr>
        <w:t xml:space="preserve">. Its purpose is to reduce human-related cybersecurity risks by improving employee awareness, decision-making, and secure behavior.</w:t>
      </w:r>
    </w:p>
    <w:p w:rsidR="00000000" w:rsidDel="00000000" w:rsidP="00000000" w:rsidRDefault="00000000" w:rsidRPr="00000000" w14:paraId="0000017E">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is designed specifically for Cyberinfiniti’s high-risk operational environment, where employees handle:</w:t>
      </w:r>
    </w:p>
    <w:p w:rsidR="00000000" w:rsidDel="00000000" w:rsidP="00000000" w:rsidRDefault="00000000" w:rsidRPr="00000000" w14:paraId="0000017F">
      <w:pPr>
        <w:numPr>
          <w:ilvl w:val="0"/>
          <w:numId w:val="5"/>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security environments</w:t>
      </w:r>
    </w:p>
    <w:p w:rsidR="00000000" w:rsidDel="00000000" w:rsidP="00000000" w:rsidRDefault="00000000" w:rsidRPr="00000000" w14:paraId="00000180">
      <w:pPr>
        <w:numPr>
          <w:ilvl w:val="0"/>
          <w:numId w:val="5"/>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 intelligence</w:t>
      </w:r>
    </w:p>
    <w:p w:rsidR="00000000" w:rsidDel="00000000" w:rsidP="00000000" w:rsidRDefault="00000000" w:rsidRPr="00000000" w14:paraId="00000181">
      <w:pPr>
        <w:numPr>
          <w:ilvl w:val="0"/>
          <w:numId w:val="5"/>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Compliance-sensitive data</w:t>
      </w:r>
    </w:p>
    <w:p w:rsidR="00000000" w:rsidDel="00000000" w:rsidP="00000000" w:rsidRDefault="00000000" w:rsidRPr="00000000" w14:paraId="00000182">
      <w:pPr>
        <w:pStyle w:val="Heading3"/>
        <w:keepNext w:val="0"/>
        <w:keepLines w:val="0"/>
        <w:shd w:fill="ffffff" w:val="clear"/>
        <w:spacing w:before="280" w:line="360" w:lineRule="auto"/>
        <w:jc w:val="both"/>
        <w:rPr>
          <w:rFonts w:ascii="Times New Roman" w:cs="Times New Roman" w:eastAsia="Times New Roman" w:hAnsi="Times New Roman"/>
          <w:b w:val="1"/>
          <w:bCs w:val="1"/>
          <w:color w:val="000000"/>
          <w:sz w:val="24"/>
          <w:szCs w:val="24"/>
        </w:rPr>
      </w:pPr>
      <w:bookmarkStart w:colFirst="0" w:colLast="0" w:name="_rzsmsbne2z6t" w:id="31"/>
      <w:bookmarkEnd w:id="31"/>
      <w:r w:rsidDel="00000000" w:rsidR="00000000" w:rsidRPr="00000000">
        <w:rPr>
          <w:rFonts w:ascii="Times New Roman" w:cs="Times New Roman" w:eastAsia="Times New Roman" w:hAnsi="Times New Roman"/>
          <w:b w:val="1"/>
          <w:bCs w:val="1"/>
          <w:color w:val="000000"/>
          <w:sz w:val="24"/>
          <w:szCs w:val="24"/>
          <w:rtl w:val="0"/>
        </w:rPr>
        <w:t xml:space="preserve">Program Objectives</w:t>
      </w:r>
    </w:p>
    <w:p w:rsidR="00000000" w:rsidDel="00000000" w:rsidP="00000000" w:rsidRDefault="00000000" w:rsidRPr="00000000" w14:paraId="00000183">
      <w:pPr>
        <w:numPr>
          <w:ilvl w:val="0"/>
          <w:numId w:val="25"/>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human error in security operations</w:t>
      </w:r>
    </w:p>
    <w:p w:rsidR="00000000" w:rsidDel="00000000" w:rsidP="00000000" w:rsidRDefault="00000000" w:rsidRPr="00000000" w14:paraId="00000184">
      <w:pPr>
        <w:numPr>
          <w:ilvl w:val="0"/>
          <w:numId w:val="25"/>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resistance to cyber threats (e.g., phishing, social engineering)</w:t>
      </w:r>
    </w:p>
    <w:p w:rsidR="00000000" w:rsidDel="00000000" w:rsidP="00000000" w:rsidRDefault="00000000" w:rsidRPr="00000000" w14:paraId="00000185">
      <w:pPr>
        <w:numPr>
          <w:ilvl w:val="0"/>
          <w:numId w:val="25"/>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 secure handling of sensitive client data</w:t>
      </w:r>
    </w:p>
    <w:p w:rsidR="00000000" w:rsidDel="00000000" w:rsidP="00000000" w:rsidRDefault="00000000" w:rsidRPr="00000000" w14:paraId="00000186">
      <w:pPr>
        <w:numPr>
          <w:ilvl w:val="0"/>
          <w:numId w:val="25"/>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 a culture of continuous security awareness</w:t>
      </w:r>
    </w:p>
    <w:p w:rsidR="00000000" w:rsidDel="00000000" w:rsidP="00000000" w:rsidRDefault="00000000" w:rsidRPr="00000000" w14:paraId="00000187">
      <w:pPr>
        <w:pStyle w:val="Heading2"/>
        <w:keepNext w:val="0"/>
        <w:keepLines w:val="0"/>
        <w:shd w:fill="ffffff" w:val="clear"/>
        <w:spacing w:after="80" w:line="360" w:lineRule="auto"/>
        <w:jc w:val="both"/>
        <w:rPr>
          <w:rFonts w:ascii="Times New Roman" w:cs="Times New Roman" w:eastAsia="Times New Roman" w:hAnsi="Times New Roman"/>
          <w:b w:val="1"/>
          <w:bCs w:val="1"/>
          <w:sz w:val="24"/>
          <w:szCs w:val="24"/>
        </w:rPr>
      </w:pPr>
      <w:bookmarkStart w:colFirst="0" w:colLast="0" w:name="_qsrht7yqdkb1" w:id="32"/>
      <w:bookmarkEnd w:id="32"/>
      <w:r w:rsidDel="00000000" w:rsidR="00000000" w:rsidRPr="00000000">
        <w:rPr>
          <w:rFonts w:ascii="Times New Roman" w:cs="Times New Roman" w:eastAsia="Times New Roman" w:hAnsi="Times New Roman"/>
          <w:b w:val="1"/>
          <w:bCs w:val="1"/>
          <w:sz w:val="24"/>
          <w:szCs w:val="24"/>
          <w:rtl w:val="0"/>
        </w:rPr>
        <w:t xml:space="preserve">Training Modules</w:t>
      </w:r>
    </w:p>
    <w:p w:rsidR="00000000" w:rsidDel="00000000" w:rsidP="00000000" w:rsidRDefault="00000000" w:rsidRPr="00000000" w14:paraId="00000188">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is divided into </w:t>
      </w:r>
      <w:r w:rsidDel="00000000" w:rsidR="00000000" w:rsidRPr="00000000">
        <w:rPr>
          <w:rFonts w:ascii="Times New Roman" w:cs="Times New Roman" w:eastAsia="Times New Roman" w:hAnsi="Times New Roman"/>
          <w:b w:val="1"/>
          <w:bCs w:val="1"/>
          <w:sz w:val="24"/>
          <w:szCs w:val="24"/>
          <w:rtl w:val="0"/>
        </w:rPr>
        <w:t xml:space="preserve">five targeted modules</w:t>
      </w:r>
      <w:r w:rsidDel="00000000" w:rsidR="00000000" w:rsidRPr="00000000">
        <w:rPr>
          <w:rFonts w:ascii="Times New Roman" w:cs="Times New Roman" w:eastAsia="Times New Roman" w:hAnsi="Times New Roman"/>
          <w:sz w:val="24"/>
          <w:szCs w:val="24"/>
          <w:rtl w:val="0"/>
        </w:rPr>
        <w:t xml:space="preserve">, each addressing key human-factor risks:</w:t>
      </w:r>
    </w:p>
    <w:p w:rsidR="00000000" w:rsidDel="00000000" w:rsidP="00000000" w:rsidRDefault="00000000" w:rsidRPr="00000000" w14:paraId="00000189">
      <w:pPr>
        <w:pStyle w:val="Heading3"/>
        <w:keepNext w:val="0"/>
        <w:keepLines w:val="0"/>
        <w:shd w:fill="ffffff" w:val="clear"/>
        <w:spacing w:before="280" w:line="360" w:lineRule="auto"/>
        <w:jc w:val="both"/>
        <w:rPr>
          <w:rFonts w:ascii="Times New Roman" w:cs="Times New Roman" w:eastAsia="Times New Roman" w:hAnsi="Times New Roman"/>
          <w:b w:val="1"/>
          <w:bCs w:val="1"/>
          <w:color w:val="000000"/>
          <w:sz w:val="24"/>
          <w:szCs w:val="24"/>
        </w:rPr>
      </w:pPr>
      <w:bookmarkStart w:colFirst="0" w:colLast="0" w:name="_3iiplyn7kg4a" w:id="33"/>
      <w:bookmarkEnd w:id="33"/>
      <w:r w:rsidDel="00000000" w:rsidR="00000000" w:rsidRPr="00000000">
        <w:rPr>
          <w:rFonts w:ascii="Times New Roman" w:cs="Times New Roman" w:eastAsia="Times New Roman" w:hAnsi="Times New Roman"/>
          <w:b w:val="1"/>
          <w:bCs w:val="1"/>
          <w:color w:val="000000"/>
          <w:sz w:val="24"/>
          <w:szCs w:val="24"/>
          <w:rtl w:val="0"/>
        </w:rPr>
        <w:t xml:space="preserve">1. Phishing Awareness &amp; Email Security</w:t>
      </w:r>
    </w:p>
    <w:p w:rsidR="00000000" w:rsidDel="00000000" w:rsidP="00000000" w:rsidRDefault="00000000" w:rsidRPr="00000000" w14:paraId="0000018A">
      <w:pPr>
        <w:numPr>
          <w:ilvl w:val="0"/>
          <w:numId w:val="23"/>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phishing emails and malicious links</w:t>
      </w:r>
    </w:p>
    <w:p w:rsidR="00000000" w:rsidDel="00000000" w:rsidP="00000000" w:rsidRDefault="00000000" w:rsidRPr="00000000" w14:paraId="0000018B">
      <w:pPr>
        <w:numPr>
          <w:ilvl w:val="0"/>
          <w:numId w:val="23"/>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Recognizing spoofed domains</w:t>
      </w:r>
    </w:p>
    <w:p w:rsidR="00000000" w:rsidDel="00000000" w:rsidP="00000000" w:rsidRDefault="00000000" w:rsidRPr="00000000" w14:paraId="0000018C">
      <w:pPr>
        <w:numPr>
          <w:ilvl w:val="0"/>
          <w:numId w:val="23"/>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email handling practices</w:t>
      </w:r>
    </w:p>
    <w:p w:rsidR="00000000" w:rsidDel="00000000" w:rsidP="00000000" w:rsidRDefault="00000000" w:rsidRPr="00000000" w14:paraId="0000018D">
      <w:pPr>
        <w:pStyle w:val="Heading3"/>
        <w:keepNext w:val="0"/>
        <w:keepLines w:val="0"/>
        <w:shd w:fill="ffffff" w:val="clear"/>
        <w:spacing w:before="280" w:line="360" w:lineRule="auto"/>
        <w:jc w:val="both"/>
        <w:rPr>
          <w:rFonts w:ascii="Times New Roman" w:cs="Times New Roman" w:eastAsia="Times New Roman" w:hAnsi="Times New Roman"/>
          <w:b w:val="1"/>
          <w:bCs w:val="1"/>
          <w:color w:val="000000"/>
          <w:sz w:val="24"/>
          <w:szCs w:val="24"/>
        </w:rPr>
      </w:pPr>
      <w:bookmarkStart w:colFirst="0" w:colLast="0" w:name="_r46usxao5wip" w:id="34"/>
      <w:bookmarkEnd w:id="34"/>
      <w:r w:rsidDel="00000000" w:rsidR="00000000" w:rsidRPr="00000000">
        <w:rPr>
          <w:rFonts w:ascii="Times New Roman" w:cs="Times New Roman" w:eastAsia="Times New Roman" w:hAnsi="Times New Roman"/>
          <w:b w:val="1"/>
          <w:bCs w:val="1"/>
          <w:color w:val="000000"/>
          <w:sz w:val="24"/>
          <w:szCs w:val="24"/>
          <w:rtl w:val="0"/>
        </w:rPr>
        <w:t xml:space="preserve">2. Social Engineering Awareness</w:t>
      </w:r>
    </w:p>
    <w:p w:rsidR="00000000" w:rsidDel="00000000" w:rsidP="00000000" w:rsidRDefault="00000000" w:rsidRPr="00000000" w14:paraId="0000018E">
      <w:pPr>
        <w:numPr>
          <w:ilvl w:val="0"/>
          <w:numId w:val="26"/>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Detecting manipulation techniques</w:t>
      </w:r>
    </w:p>
    <w:p w:rsidR="00000000" w:rsidDel="00000000" w:rsidP="00000000" w:rsidRDefault="00000000" w:rsidRPr="00000000" w14:paraId="0000018F">
      <w:pPr>
        <w:numPr>
          <w:ilvl w:val="0"/>
          <w:numId w:val="26"/>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Recognizing impersonation and pretexting</w:t>
      </w:r>
    </w:p>
    <w:p w:rsidR="00000000" w:rsidDel="00000000" w:rsidP="00000000" w:rsidRDefault="00000000" w:rsidRPr="00000000" w14:paraId="00000190">
      <w:pPr>
        <w:numPr>
          <w:ilvl w:val="0"/>
          <w:numId w:val="26"/>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suspicious interactions</w:t>
      </w:r>
    </w:p>
    <w:p w:rsidR="00000000" w:rsidDel="00000000" w:rsidP="00000000" w:rsidRDefault="00000000" w:rsidRPr="00000000" w14:paraId="00000191">
      <w:pPr>
        <w:pStyle w:val="Heading3"/>
        <w:keepNext w:val="0"/>
        <w:keepLines w:val="0"/>
        <w:shd w:fill="ffffff" w:val="clear"/>
        <w:spacing w:before="280" w:line="360" w:lineRule="auto"/>
        <w:jc w:val="both"/>
        <w:rPr>
          <w:rFonts w:ascii="Times New Roman" w:cs="Times New Roman" w:eastAsia="Times New Roman" w:hAnsi="Times New Roman"/>
          <w:b w:val="1"/>
          <w:bCs w:val="1"/>
          <w:color w:val="000000"/>
          <w:sz w:val="24"/>
          <w:szCs w:val="24"/>
        </w:rPr>
      </w:pPr>
      <w:bookmarkStart w:colFirst="0" w:colLast="0" w:name="_f53agvo612dv" w:id="35"/>
      <w:bookmarkEnd w:id="35"/>
      <w:r w:rsidDel="00000000" w:rsidR="00000000" w:rsidRPr="00000000">
        <w:rPr>
          <w:rFonts w:ascii="Times New Roman" w:cs="Times New Roman" w:eastAsia="Times New Roman" w:hAnsi="Times New Roman"/>
          <w:b w:val="1"/>
          <w:bCs w:val="1"/>
          <w:color w:val="000000"/>
          <w:sz w:val="24"/>
          <w:szCs w:val="24"/>
          <w:rtl w:val="0"/>
        </w:rPr>
        <w:t xml:space="preserve">3. Password &amp; Identity Security</w:t>
      </w:r>
    </w:p>
    <w:p w:rsidR="00000000" w:rsidDel="00000000" w:rsidP="00000000" w:rsidRDefault="00000000" w:rsidRPr="00000000" w14:paraId="00000192">
      <w:pPr>
        <w:numPr>
          <w:ilvl w:val="0"/>
          <w:numId w:val="1"/>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password practices</w:t>
      </w:r>
    </w:p>
    <w:p w:rsidR="00000000" w:rsidDel="00000000" w:rsidP="00000000" w:rsidRDefault="00000000" w:rsidRPr="00000000" w14:paraId="00000193">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Multi-Factor Authentication (MFA) usage</w:t>
      </w:r>
    </w:p>
    <w:p w:rsidR="00000000" w:rsidDel="00000000" w:rsidP="00000000" w:rsidRDefault="00000000" w:rsidRPr="00000000" w14:paraId="00000194">
      <w:pPr>
        <w:numPr>
          <w:ilvl w:val="0"/>
          <w:numId w:val="1"/>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protection strategies</w:t>
      </w:r>
    </w:p>
    <w:p w:rsidR="00000000" w:rsidDel="00000000" w:rsidP="00000000" w:rsidRDefault="00000000" w:rsidRPr="00000000" w14:paraId="00000195">
      <w:pPr>
        <w:pStyle w:val="Heading3"/>
        <w:keepNext w:val="0"/>
        <w:keepLines w:val="0"/>
        <w:shd w:fill="ffffff" w:val="clear"/>
        <w:spacing w:before="280" w:line="360" w:lineRule="auto"/>
        <w:jc w:val="both"/>
        <w:rPr>
          <w:rFonts w:ascii="Times New Roman" w:cs="Times New Roman" w:eastAsia="Times New Roman" w:hAnsi="Times New Roman"/>
          <w:b w:val="1"/>
          <w:bCs w:val="1"/>
          <w:color w:val="000000"/>
          <w:sz w:val="24"/>
          <w:szCs w:val="24"/>
        </w:rPr>
      </w:pPr>
      <w:bookmarkStart w:colFirst="0" w:colLast="0" w:name="_zh6k7p5sgm1f" w:id="36"/>
      <w:bookmarkEnd w:id="36"/>
      <w:r w:rsidDel="00000000" w:rsidR="00000000" w:rsidRPr="00000000">
        <w:rPr>
          <w:rFonts w:ascii="Times New Roman" w:cs="Times New Roman" w:eastAsia="Times New Roman" w:hAnsi="Times New Roman"/>
          <w:b w:val="1"/>
          <w:bCs w:val="1"/>
          <w:color w:val="000000"/>
          <w:sz w:val="24"/>
          <w:szCs w:val="24"/>
          <w:rtl w:val="0"/>
        </w:rPr>
        <w:t xml:space="preserve">4. Secure Handling of Client Security Data</w:t>
      </w:r>
    </w:p>
    <w:p w:rsidR="00000000" w:rsidDel="00000000" w:rsidP="00000000" w:rsidRDefault="00000000" w:rsidRPr="00000000" w14:paraId="00000196">
      <w:pPr>
        <w:numPr>
          <w:ilvl w:val="0"/>
          <w:numId w:val="10"/>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classification and protection</w:t>
      </w:r>
    </w:p>
    <w:p w:rsidR="00000000" w:rsidDel="00000000" w:rsidP="00000000" w:rsidRDefault="00000000" w:rsidRPr="00000000" w14:paraId="00000197">
      <w:pPr>
        <w:numPr>
          <w:ilvl w:val="0"/>
          <w:numId w:val="10"/>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sharing and storage practices</w:t>
      </w:r>
    </w:p>
    <w:p w:rsidR="00000000" w:rsidDel="00000000" w:rsidP="00000000" w:rsidRDefault="00000000" w:rsidRPr="00000000" w14:paraId="00000198">
      <w:pPr>
        <w:numPr>
          <w:ilvl w:val="0"/>
          <w:numId w:val="10"/>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Avoiding accidental data exposure</w:t>
      </w:r>
    </w:p>
    <w:p w:rsidR="00000000" w:rsidDel="00000000" w:rsidP="00000000" w:rsidRDefault="00000000" w:rsidRPr="00000000" w14:paraId="00000199">
      <w:pPr>
        <w:pStyle w:val="Heading3"/>
        <w:keepNext w:val="0"/>
        <w:keepLines w:val="0"/>
        <w:shd w:fill="ffffff" w:val="clear"/>
        <w:spacing w:before="280" w:line="360" w:lineRule="auto"/>
        <w:jc w:val="both"/>
        <w:rPr>
          <w:rFonts w:ascii="Times New Roman" w:cs="Times New Roman" w:eastAsia="Times New Roman" w:hAnsi="Times New Roman"/>
          <w:b w:val="1"/>
          <w:bCs w:val="1"/>
          <w:color w:val="000000"/>
          <w:sz w:val="24"/>
          <w:szCs w:val="24"/>
        </w:rPr>
      </w:pPr>
      <w:bookmarkStart w:colFirst="0" w:colLast="0" w:name="_2s57kvvz9xlr" w:id="37"/>
      <w:bookmarkEnd w:id="37"/>
      <w:r w:rsidDel="00000000" w:rsidR="00000000" w:rsidRPr="00000000">
        <w:rPr>
          <w:rFonts w:ascii="Times New Roman" w:cs="Times New Roman" w:eastAsia="Times New Roman" w:hAnsi="Times New Roman"/>
          <w:b w:val="1"/>
          <w:bCs w:val="1"/>
          <w:color w:val="000000"/>
          <w:sz w:val="24"/>
          <w:szCs w:val="24"/>
          <w:rtl w:val="0"/>
        </w:rPr>
        <w:t xml:space="preserve">5. Secure Operational Practices for Security Analysts</w:t>
      </w:r>
    </w:p>
    <w:p w:rsidR="00000000" w:rsidDel="00000000" w:rsidP="00000000" w:rsidRDefault="00000000" w:rsidRPr="00000000" w14:paraId="0000019A">
      <w:pPr>
        <w:numPr>
          <w:ilvl w:val="0"/>
          <w:numId w:val="38"/>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use of tools and dashboards</w:t>
      </w:r>
    </w:p>
    <w:p w:rsidR="00000000" w:rsidDel="00000000" w:rsidP="00000000" w:rsidRDefault="00000000" w:rsidRPr="00000000" w14:paraId="0000019B">
      <w:pPr>
        <w:numPr>
          <w:ilvl w:val="0"/>
          <w:numId w:val="38"/>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handling best practices</w:t>
      </w:r>
    </w:p>
    <w:p w:rsidR="00000000" w:rsidDel="00000000" w:rsidP="00000000" w:rsidRDefault="00000000" w:rsidRPr="00000000" w14:paraId="0000019C">
      <w:pPr>
        <w:numPr>
          <w:ilvl w:val="0"/>
          <w:numId w:val="38"/>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Avoiding operational security mistakes</w:t>
      </w:r>
    </w:p>
    <w:p w:rsidR="00000000" w:rsidDel="00000000" w:rsidP="00000000" w:rsidRDefault="00000000" w:rsidRPr="00000000" w14:paraId="0000019D">
      <w:pPr>
        <w:pStyle w:val="Heading2"/>
        <w:keepNext w:val="0"/>
        <w:keepLines w:val="0"/>
        <w:shd w:fill="ffffff" w:val="clear"/>
        <w:spacing w:after="80" w:line="360" w:lineRule="auto"/>
        <w:jc w:val="both"/>
        <w:rPr>
          <w:rFonts w:ascii="Times New Roman" w:cs="Times New Roman" w:eastAsia="Times New Roman" w:hAnsi="Times New Roman"/>
          <w:b w:val="1"/>
          <w:bCs w:val="1"/>
          <w:sz w:val="24"/>
          <w:szCs w:val="24"/>
        </w:rPr>
      </w:pPr>
      <w:bookmarkStart w:colFirst="0" w:colLast="0" w:name="_rmrqqlso1a3h" w:id="38"/>
      <w:bookmarkEnd w:id="38"/>
      <w:r w:rsidDel="00000000" w:rsidR="00000000" w:rsidRPr="00000000">
        <w:rPr>
          <w:rtl w:val="0"/>
        </w:rPr>
      </w:r>
    </w:p>
    <w:p w:rsidR="00000000" w:rsidDel="00000000" w:rsidP="00000000" w:rsidRDefault="00000000" w:rsidRPr="00000000" w14:paraId="0000019E">
      <w:pPr>
        <w:pStyle w:val="Heading2"/>
        <w:keepNext w:val="0"/>
        <w:keepLines w:val="0"/>
        <w:shd w:fill="ffffff" w:val="clear"/>
        <w:spacing w:after="80" w:line="360" w:lineRule="auto"/>
        <w:jc w:val="both"/>
        <w:rPr>
          <w:rFonts w:ascii="Times New Roman" w:cs="Times New Roman" w:eastAsia="Times New Roman" w:hAnsi="Times New Roman"/>
          <w:b w:val="1"/>
          <w:bCs w:val="1"/>
          <w:sz w:val="24"/>
          <w:szCs w:val="24"/>
        </w:rPr>
      </w:pPr>
      <w:bookmarkStart w:colFirst="0" w:colLast="0" w:name="_r5cyswuw6wnp" w:id="39"/>
      <w:bookmarkEnd w:id="39"/>
      <w:r w:rsidDel="00000000" w:rsidR="00000000" w:rsidRPr="00000000">
        <w:rPr>
          <w:rFonts w:ascii="Times New Roman" w:cs="Times New Roman" w:eastAsia="Times New Roman" w:hAnsi="Times New Roman"/>
          <w:b w:val="1"/>
          <w:bCs w:val="1"/>
          <w:sz w:val="24"/>
          <w:szCs w:val="24"/>
          <w:rtl w:val="0"/>
        </w:rPr>
        <w:t xml:space="preserve">Learning Approach</w:t>
      </w:r>
    </w:p>
    <w:p w:rsidR="00000000" w:rsidDel="00000000" w:rsidP="00000000" w:rsidRDefault="00000000" w:rsidRPr="00000000" w14:paraId="0000019F">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uses a </w:t>
      </w:r>
      <w:r w:rsidDel="00000000" w:rsidR="00000000" w:rsidRPr="00000000">
        <w:rPr>
          <w:rFonts w:ascii="Times New Roman" w:cs="Times New Roman" w:eastAsia="Times New Roman" w:hAnsi="Times New Roman"/>
          <w:b w:val="1"/>
          <w:bCs w:val="1"/>
          <w:sz w:val="24"/>
          <w:szCs w:val="24"/>
          <w:rtl w:val="0"/>
        </w:rPr>
        <w:t xml:space="preserve">blended learning model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0">
      <w:pPr>
        <w:numPr>
          <w:ilvl w:val="0"/>
          <w:numId w:val="37"/>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interactive video content (Vivida Reels)</w:t>
      </w:r>
    </w:p>
    <w:p w:rsidR="00000000" w:rsidDel="00000000" w:rsidP="00000000" w:rsidRDefault="00000000" w:rsidRPr="00000000" w14:paraId="000001A1">
      <w:pPr>
        <w:numPr>
          <w:ilvl w:val="0"/>
          <w:numId w:val="37"/>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Scenario-based simulations</w:t>
      </w:r>
    </w:p>
    <w:p w:rsidR="00000000" w:rsidDel="00000000" w:rsidP="00000000" w:rsidRDefault="00000000" w:rsidRPr="00000000" w14:paraId="000001A2">
      <w:pPr>
        <w:numPr>
          <w:ilvl w:val="0"/>
          <w:numId w:val="37"/>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cybersecurity case studies</w:t>
      </w:r>
    </w:p>
    <w:p w:rsidR="00000000" w:rsidDel="00000000" w:rsidP="00000000" w:rsidRDefault="00000000" w:rsidRPr="00000000" w14:paraId="000001A3">
      <w:pPr>
        <w:numPr>
          <w:ilvl w:val="0"/>
          <w:numId w:val="37"/>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reinforcement (microlearning + refreshers)</w:t>
      </w:r>
    </w:p>
    <w:p w:rsidR="00000000" w:rsidDel="00000000" w:rsidP="00000000" w:rsidRDefault="00000000" w:rsidRPr="00000000" w14:paraId="000001A4">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content is included to reflect realistic </w:t>
      </w:r>
      <w:r w:rsidDel="00000000" w:rsidR="00000000" w:rsidRPr="00000000">
        <w:rPr>
          <w:rFonts w:ascii="Times New Roman" w:cs="Times New Roman" w:eastAsia="Times New Roman" w:hAnsi="Times New Roman"/>
          <w:sz w:val="24"/>
          <w:szCs w:val="24"/>
          <w:rtl w:val="0"/>
        </w:rPr>
        <w:t xml:space="preserve">Cyberinfiniti</w:t>
      </w:r>
      <w:r w:rsidDel="00000000" w:rsidR="00000000" w:rsidRPr="00000000">
        <w:rPr>
          <w:rFonts w:ascii="Times New Roman" w:cs="Times New Roman" w:eastAsia="Times New Roman" w:hAnsi="Times New Roman"/>
          <w:sz w:val="24"/>
          <w:szCs w:val="24"/>
          <w:rtl w:val="0"/>
        </w:rPr>
        <w:t xml:space="preserve"> scenarios, making training highly relevant and practical.</w:t>
      </w:r>
    </w:p>
    <w:p w:rsidR="00000000" w:rsidDel="00000000" w:rsidP="00000000" w:rsidRDefault="00000000" w:rsidRPr="00000000" w14:paraId="000001A5">
      <w:pPr>
        <w:shd w:fill="ffffff" w:val="clear"/>
        <w:spacing w:after="240" w:before="24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Cyberinfiniti Ltd Security Awareness Gap Analysis</w:t>
      </w:r>
    </w:p>
    <w:p w:rsidR="00000000" w:rsidDel="00000000" w:rsidP="00000000" w:rsidRDefault="00000000" w:rsidRPr="00000000" w14:paraId="000001A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is to assess whether existing VIVIDA training content adequately addresses the organization’s human-factor security risks and control requirements. In today’s threat landscape, human behavior remains one of the most significant contributors to security incidents, making security awareness a critical component of any organization’s risk management strategy. Employees, contractors, and third-party vendors interact daily with systems and sensitive information, and their actions, whether intentional or accidental, can introduce vulnerabilities that bypass even the most robust technical controls. As such, we must ensure that our security awareness programs are comprehensive, relevant, and aligned with both internal risk exposures and industry best practices within Cybersecurity.</w:t>
      </w:r>
    </w:p>
    <w:p w:rsidR="00000000" w:rsidDel="00000000" w:rsidP="00000000" w:rsidRDefault="00000000" w:rsidRPr="00000000" w14:paraId="000001A7">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gap analysis evaluates the effectiveness and completeness of the organization’s current security awareness program by comparing identified human-factor risks and policy requirements against existing training content available on VIVIDA. Initial observations suggest that while VIVIDA provides a broad range of general security awareness content, there may be gaps in terms of alignment with the organization’s specific operational environment. Additionally, the lack of tailored content for different user groups such as privileged users, technical staff, and third-party vendors may limit the effectiveness of the training in driving secure behavior across the organization.</w:t>
      </w:r>
    </w:p>
    <w:p w:rsidR="00000000" w:rsidDel="00000000" w:rsidP="00000000" w:rsidRDefault="00000000" w:rsidRPr="00000000" w14:paraId="000001A8">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outcome of this gap analysis will provide a structured view of the current state of the organization’s security awareness coverage, highlighting areas of full, partial, or no alignment with identified requirements. Based on these findings, targeted recommendations will be developed to enhance the overall effectiveness of the security awareness program.</w:t>
      </w:r>
    </w:p>
    <w:p w:rsidR="00000000" w:rsidDel="00000000" w:rsidP="00000000" w:rsidRDefault="00000000" w:rsidRPr="00000000" w14:paraId="000001A9">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that follows presents a detailed comparison of organizational security requirements against existing VIVIDA training content, outlining coverage levels, identified gaps, and recommended actions for improvement.</w:t>
      </w:r>
    </w:p>
    <w:tbl>
      <w:tblPr>
        <w:tblStyle w:val="Table2"/>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1590"/>
        <w:gridCol w:w="2865"/>
        <w:gridCol w:w="1350"/>
        <w:tblGridChange w:id="0">
          <w:tblGrid>
            <w:gridCol w:w="3810"/>
            <w:gridCol w:w="1590"/>
            <w:gridCol w:w="2865"/>
            <w:gridCol w:w="1350"/>
          </w:tblGrid>
        </w:tblGridChange>
      </w:tblGrid>
      <w:tr>
        <w:trPr>
          <w:cantSplit w:val="0"/>
          <w:tblHeader w:val="0"/>
        </w:trPr>
        <w:tc>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Awareness Topic</w:t>
            </w:r>
          </w:p>
        </w:tc>
        <w:tc>
          <w:tcPr/>
          <w:p w:rsidR="00000000" w:rsidDel="00000000" w:rsidP="00000000" w:rsidRDefault="00000000" w:rsidRPr="00000000" w14:paraId="000001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on VIVIDA</w:t>
            </w:r>
          </w:p>
        </w:tc>
        <w:tc>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for Cyberinfiniti Ltd</w:t>
            </w:r>
          </w:p>
        </w:tc>
        <w:tc>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w:t>
            </w:r>
          </w:p>
        </w:tc>
      </w:tr>
      <w:tr>
        <w:trPr>
          <w:cantSplit w:val="0"/>
          <w:tblHeader w:val="0"/>
        </w:trPr>
        <w:tc>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Phishing</w:t>
            </w:r>
          </w:p>
        </w:tc>
        <w:tc>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Security</w:t>
            </w:r>
          </w:p>
        </w:tc>
        <w:tc>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1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Engineering</w:t>
            </w:r>
          </w:p>
        </w:tc>
        <w:tc>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1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Privileged Access Security</w:t>
            </w:r>
          </w:p>
        </w:tc>
        <w:tc>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1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w:t>
            </w:r>
          </w:p>
        </w:tc>
      </w:tr>
      <w:tr>
        <w:trPr>
          <w:cantSplit w:val="0"/>
          <w:tblHeader w:val="0"/>
        </w:trPr>
        <w:tc>
          <w:tcPr/>
          <w:p w:rsidR="00000000" w:rsidDel="00000000" w:rsidP="00000000" w:rsidRDefault="00000000" w:rsidRPr="00000000" w14:paraId="000001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Cloud Architecture</w:t>
            </w:r>
          </w:p>
        </w:tc>
        <w:tc>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c>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w:t>
            </w:r>
          </w:p>
        </w:tc>
      </w:tr>
      <w:tr>
        <w:trPr>
          <w:cantSplit w:val="0"/>
          <w:tblHeader w:val="0"/>
        </w:trPr>
        <w:tc>
          <w:tcPr/>
          <w:p w:rsidR="00000000" w:rsidDel="00000000" w:rsidP="00000000" w:rsidRDefault="00000000" w:rsidRPr="00000000" w14:paraId="000001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Party</w:t>
            </w:r>
          </w:p>
        </w:tc>
        <w:tc>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w:t>
            </w:r>
          </w:p>
        </w:tc>
      </w:tr>
      <w:tr>
        <w:trPr>
          <w:cantSplit w:val="0"/>
          <w:tblHeader w:val="0"/>
        </w:trPr>
        <w:tc>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Analyst Security Practices</w:t>
            </w:r>
          </w:p>
        </w:tc>
        <w:tc>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1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w:t>
            </w:r>
          </w:p>
        </w:tc>
      </w:tr>
    </w:tbl>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List of some selected existing VIVIDA Reels content</w:t>
      </w:r>
    </w:p>
    <w:p w:rsidR="00000000" w:rsidDel="00000000" w:rsidP="00000000" w:rsidRDefault="00000000" w:rsidRPr="00000000" w14:paraId="000001CD">
      <w:pPr>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C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tc>
        <w:tc>
          <w:tcPr/>
          <w:p w:rsidR="00000000" w:rsidDel="00000000" w:rsidP="00000000" w:rsidRDefault="00000000" w:rsidRPr="00000000" w14:paraId="000001C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Owner</w:t>
            </w:r>
          </w:p>
        </w:tc>
      </w:tr>
      <w:tr>
        <w:trPr>
          <w:cantSplit w:val="0"/>
          <w:tblHeader w:val="0"/>
        </w:trPr>
        <w:tc>
          <w:tcPr/>
          <w:p w:rsidR="00000000" w:rsidDel="00000000" w:rsidP="00000000" w:rsidRDefault="00000000" w:rsidRPr="00000000" w14:paraId="000001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Tailgating</w:t>
            </w:r>
          </w:p>
        </w:tc>
        <w:tc>
          <w:tcPr/>
          <w:p w:rsidR="00000000" w:rsidDel="00000000" w:rsidP="00000000" w:rsidRDefault="00000000" w:rsidRPr="00000000" w14:paraId="000001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Aishat Ajadi</w:t>
            </w:r>
          </w:p>
        </w:tc>
      </w:tr>
      <w:tr>
        <w:trPr>
          <w:cantSplit w:val="0"/>
          <w:tblHeader w:val="0"/>
        </w:trPr>
        <w:tc>
          <w:tcPr/>
          <w:p w:rsidR="00000000" w:rsidDel="00000000" w:rsidP="00000000" w:rsidRDefault="00000000" w:rsidRPr="00000000" w14:paraId="000001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Dangers of poor offboarding</w:t>
            </w:r>
          </w:p>
        </w:tc>
        <w:tc>
          <w:tcPr/>
          <w:p w:rsidR="00000000" w:rsidDel="00000000" w:rsidP="00000000" w:rsidRDefault="00000000" w:rsidRPr="00000000" w14:paraId="000001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Cyblack</w:t>
            </w:r>
          </w:p>
        </w:tc>
      </w:tr>
      <w:tr>
        <w:trPr>
          <w:cantSplit w:val="0"/>
          <w:tblHeader w:val="0"/>
        </w:trPr>
        <w:tc>
          <w:tcPr/>
          <w:p w:rsidR="00000000" w:rsidDel="00000000" w:rsidP="00000000" w:rsidRDefault="00000000" w:rsidRPr="00000000" w14:paraId="000001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unattended device</w:t>
            </w:r>
          </w:p>
        </w:tc>
        <w:tc>
          <w:tcPr/>
          <w:p w:rsidR="00000000" w:rsidDel="00000000" w:rsidP="00000000" w:rsidRDefault="00000000" w:rsidRPr="00000000" w14:paraId="000001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ThatsMe</w:t>
            </w:r>
          </w:p>
        </w:tc>
      </w:tr>
      <w:tr>
        <w:trPr>
          <w:cantSplit w:val="0"/>
          <w:tblHeader w:val="0"/>
        </w:trPr>
        <w:tc>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WiFi Trap</w:t>
            </w:r>
          </w:p>
        </w:tc>
        <w:tc>
          <w:tcPr/>
          <w:p w:rsidR="00000000" w:rsidDel="00000000" w:rsidP="00000000" w:rsidRDefault="00000000" w:rsidRPr="00000000" w14:paraId="000001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Talk</w:t>
            </w:r>
          </w:p>
        </w:tc>
      </w:tr>
      <w:tr>
        <w:trPr>
          <w:cantSplit w:val="0"/>
          <w:tblHeader w:val="0"/>
        </w:trPr>
        <w:tc>
          <w:tcPr/>
          <w:p w:rsidR="00000000" w:rsidDel="00000000" w:rsidP="00000000" w:rsidRDefault="00000000" w:rsidRPr="00000000" w14:paraId="000001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 these phishing tells</w:t>
            </w:r>
          </w:p>
        </w:tc>
        <w:tc>
          <w:tcPr/>
          <w:p w:rsidR="00000000" w:rsidDel="00000000" w:rsidP="00000000" w:rsidRDefault="00000000" w:rsidRPr="00000000" w14:paraId="000001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Phishingwithdave</w:t>
            </w:r>
          </w:p>
        </w:tc>
      </w:tr>
    </w:tbl>
    <w:p w:rsidR="00000000" w:rsidDel="00000000" w:rsidP="00000000" w:rsidRDefault="00000000" w:rsidRPr="00000000" w14:paraId="000001DA">
      <w:pPr>
        <w:pStyle w:val="Heading1"/>
        <w:shd w:fill="ffffff" w:val="clear"/>
        <w:spacing w:after="80" w:before="240" w:line="360" w:lineRule="auto"/>
        <w:jc w:val="both"/>
        <w:rPr>
          <w:rFonts w:ascii="Times New Roman" w:cs="Times New Roman" w:eastAsia="Times New Roman" w:hAnsi="Times New Roman"/>
          <w:b w:val="1"/>
          <w:bCs w:val="1"/>
          <w:sz w:val="28"/>
          <w:szCs w:val="28"/>
        </w:rPr>
      </w:pPr>
      <w:bookmarkStart w:colFirst="0" w:colLast="0" w:name="_tfsx1asi1ego" w:id="40"/>
      <w:bookmarkEnd w:id="40"/>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1"/>
        <w:shd w:fill="ffffff" w:val="clear"/>
        <w:spacing w:after="80" w:before="240" w:line="360" w:lineRule="auto"/>
        <w:jc w:val="both"/>
        <w:rPr>
          <w:rFonts w:ascii="Times New Roman" w:cs="Times New Roman" w:eastAsia="Times New Roman" w:hAnsi="Times New Roman"/>
          <w:b w:val="1"/>
          <w:bCs w:val="1"/>
          <w:sz w:val="28"/>
          <w:szCs w:val="28"/>
        </w:rPr>
      </w:pPr>
      <w:bookmarkStart w:colFirst="0" w:colLast="0" w:name="_9tsdku1wu5ax" w:id="41"/>
      <w:bookmarkEnd w:id="41"/>
      <w:r w:rsidDel="00000000" w:rsidR="00000000" w:rsidRPr="00000000">
        <w:rPr>
          <w:rFonts w:ascii="Times New Roman" w:cs="Times New Roman" w:eastAsia="Times New Roman" w:hAnsi="Times New Roman"/>
          <w:b w:val="1"/>
          <w:bCs w:val="1"/>
          <w:sz w:val="28"/>
          <w:szCs w:val="28"/>
          <w:rtl w:val="0"/>
        </w:rPr>
        <w:t xml:space="preserve">7. Security Awareness Program Architecture</w:t>
      </w:r>
    </w:p>
    <w:p w:rsidR="00000000" w:rsidDel="00000000" w:rsidP="00000000" w:rsidRDefault="00000000" w:rsidRPr="00000000" w14:paraId="000001DC">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Below is the conceptual structure of the awareness program.</w:t>
      </w:r>
      <w:r w:rsidDel="00000000" w:rsidR="00000000" w:rsidRPr="00000000">
        <w:rPr>
          <w:rtl w:val="0"/>
        </w:rPr>
      </w:r>
    </w:p>
    <w:p w:rsidR="00000000" w:rsidDel="00000000" w:rsidP="00000000" w:rsidRDefault="00000000" w:rsidRPr="00000000" w14:paraId="000001DD">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Security Awareness Program follows a </w:t>
      </w:r>
      <w:r w:rsidDel="00000000" w:rsidR="00000000" w:rsidRPr="00000000">
        <w:rPr>
          <w:rFonts w:ascii="Times New Roman" w:cs="Times New Roman" w:eastAsia="Times New Roman" w:hAnsi="Times New Roman"/>
          <w:b w:val="1"/>
          <w:bCs w:val="1"/>
          <w:sz w:val="24"/>
          <w:szCs w:val="24"/>
          <w:rtl w:val="0"/>
        </w:rPr>
        <w:t xml:space="preserve">top-down, continuous improvement model</w:t>
      </w:r>
      <w:r w:rsidDel="00000000" w:rsidR="00000000" w:rsidRPr="00000000">
        <w:rPr>
          <w:rFonts w:ascii="Times New Roman" w:cs="Times New Roman" w:eastAsia="Times New Roman" w:hAnsi="Times New Roman"/>
          <w:sz w:val="24"/>
          <w:szCs w:val="24"/>
          <w:rtl w:val="0"/>
        </w:rPr>
        <w:t xml:space="preserve"> that connects leadership strategy to employee behavior and ultimately reduces human cyber risk.</w:t>
      </w:r>
    </w:p>
    <w:p w:rsidR="00000000" w:rsidDel="00000000" w:rsidP="00000000" w:rsidRDefault="00000000" w:rsidRPr="00000000" w14:paraId="000001DE">
      <w:pPr>
        <w:pStyle w:val="Heading2"/>
        <w:keepNext w:val="0"/>
        <w:keepLines w:val="0"/>
        <w:shd w:fill="ffffff" w:val="clear"/>
        <w:spacing w:after="80" w:line="360" w:lineRule="auto"/>
        <w:ind w:left="720" w:hanging="360"/>
        <w:rPr>
          <w:rFonts w:ascii="Times New Roman" w:cs="Times New Roman" w:eastAsia="Times New Roman" w:hAnsi="Times New Roman"/>
          <w:b w:val="1"/>
          <w:bCs w:val="1"/>
          <w:sz w:val="24"/>
          <w:szCs w:val="24"/>
        </w:rPr>
      </w:pPr>
      <w:bookmarkStart w:colFirst="0" w:colLast="0" w:name="_axmyukofldx5" w:id="42"/>
      <w:bookmarkEnd w:id="42"/>
      <w:r w:rsidDel="00000000" w:rsidR="00000000" w:rsidRPr="00000000">
        <w:rPr>
          <w:rFonts w:ascii="Times New Roman" w:cs="Times New Roman" w:eastAsia="Times New Roman" w:hAnsi="Times New Roman"/>
          <w:b w:val="1"/>
          <w:bCs w:val="1"/>
          <w:sz w:val="24"/>
          <w:szCs w:val="24"/>
          <w:rtl w:val="0"/>
        </w:rPr>
        <w:t xml:space="preserve">1. Strategic Foundation Layer</w:t>
      </w:r>
    </w:p>
    <w:p w:rsidR="00000000" w:rsidDel="00000000" w:rsidP="00000000" w:rsidRDefault="00000000" w:rsidRPr="00000000" w14:paraId="000001DF">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defines the direction and governance of the program.</w:t>
      </w:r>
    </w:p>
    <w:p w:rsidR="00000000" w:rsidDel="00000000" w:rsidP="00000000" w:rsidRDefault="00000000" w:rsidRPr="00000000" w14:paraId="000001E0">
      <w:pPr>
        <w:numPr>
          <w:ilvl w:val="0"/>
          <w:numId w:val="16"/>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Executive Leadership</w:t>
      </w:r>
    </w:p>
    <w:p w:rsidR="00000000" w:rsidDel="00000000" w:rsidP="00000000" w:rsidRDefault="00000000" w:rsidRPr="00000000" w14:paraId="000001E1">
      <w:pPr>
        <w:numPr>
          <w:ilvl w:val="1"/>
          <w:numId w:val="16"/>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 cybersecurity vision and culture</w:t>
      </w:r>
    </w:p>
    <w:p w:rsidR="00000000" w:rsidDel="00000000" w:rsidP="00000000" w:rsidRDefault="00000000" w:rsidRPr="00000000" w14:paraId="000001E2">
      <w:pPr>
        <w:numPr>
          <w:ilvl w:val="1"/>
          <w:numId w:val="16"/>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support and resources</w:t>
      </w:r>
    </w:p>
    <w:p w:rsidR="00000000" w:rsidDel="00000000" w:rsidP="00000000" w:rsidRDefault="00000000" w:rsidRPr="00000000" w14:paraId="000001E3">
      <w:pPr>
        <w:numPr>
          <w:ilvl w:val="0"/>
          <w:numId w:val="16"/>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Governance</w:t>
      </w:r>
    </w:p>
    <w:p w:rsidR="00000000" w:rsidDel="00000000" w:rsidP="00000000" w:rsidRDefault="00000000" w:rsidRPr="00000000" w14:paraId="000001E4">
      <w:pPr>
        <w:numPr>
          <w:ilvl w:val="1"/>
          <w:numId w:val="16"/>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Establishes policies, standards, and compliance requirements</w:t>
      </w:r>
    </w:p>
    <w:p w:rsidR="00000000" w:rsidDel="00000000" w:rsidP="00000000" w:rsidRDefault="00000000" w:rsidRPr="00000000" w14:paraId="000001E5">
      <w:pPr>
        <w:numPr>
          <w:ilvl w:val="1"/>
          <w:numId w:val="16"/>
        </w:numPr>
        <w:shd w:fill="ffffff" w:val="clea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Aligns training with regulatory and business needs</w:t>
      </w:r>
    </w:p>
    <w:p w:rsidR="00000000" w:rsidDel="00000000" w:rsidP="00000000" w:rsidRDefault="00000000" w:rsidRPr="00000000" w14:paraId="000001E6">
      <w:pPr>
        <w:pStyle w:val="Heading2"/>
        <w:keepNext w:val="0"/>
        <w:keepLines w:val="0"/>
        <w:shd w:fill="ffffff" w:val="clear"/>
        <w:spacing w:after="80" w:line="360" w:lineRule="auto"/>
        <w:ind w:left="720" w:hanging="360"/>
        <w:rPr>
          <w:rFonts w:ascii="Times New Roman" w:cs="Times New Roman" w:eastAsia="Times New Roman" w:hAnsi="Times New Roman"/>
          <w:b w:val="1"/>
          <w:bCs w:val="1"/>
          <w:sz w:val="24"/>
          <w:szCs w:val="24"/>
        </w:rPr>
      </w:pPr>
      <w:bookmarkStart w:colFirst="0" w:colLast="0" w:name="_4cyiggwk455" w:id="43"/>
      <w:bookmarkEnd w:id="43"/>
      <w:r w:rsidDel="00000000" w:rsidR="00000000" w:rsidRPr="00000000">
        <w:rPr>
          <w:rFonts w:ascii="Times New Roman" w:cs="Times New Roman" w:eastAsia="Times New Roman" w:hAnsi="Times New Roman"/>
          <w:b w:val="1"/>
          <w:bCs w:val="1"/>
          <w:sz w:val="24"/>
          <w:szCs w:val="24"/>
          <w:rtl w:val="0"/>
        </w:rPr>
        <w:t xml:space="preserve">2. Awareness Strategy Layer</w:t>
      </w:r>
    </w:p>
    <w:p w:rsidR="00000000" w:rsidDel="00000000" w:rsidP="00000000" w:rsidRDefault="00000000" w:rsidRPr="00000000" w14:paraId="000001E7">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translates organizational goals into a structured awareness plan.</w:t>
      </w:r>
    </w:p>
    <w:p w:rsidR="00000000" w:rsidDel="00000000" w:rsidP="00000000" w:rsidRDefault="00000000" w:rsidRPr="00000000" w14:paraId="000001E8">
      <w:pPr>
        <w:numPr>
          <w:ilvl w:val="0"/>
          <w:numId w:val="22"/>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of human-related risks</w:t>
      </w:r>
    </w:p>
    <w:p w:rsidR="00000000" w:rsidDel="00000000" w:rsidP="00000000" w:rsidRDefault="00000000" w:rsidRPr="00000000" w14:paraId="000001E9">
      <w:pPr>
        <w:numPr>
          <w:ilvl w:val="0"/>
          <w:numId w:val="22"/>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of training objectives</w:t>
      </w:r>
    </w:p>
    <w:p w:rsidR="00000000" w:rsidDel="00000000" w:rsidP="00000000" w:rsidRDefault="00000000" w:rsidRPr="00000000" w14:paraId="000001EA">
      <w:pPr>
        <w:numPr>
          <w:ilvl w:val="0"/>
          <w:numId w:val="22"/>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Alignment with real-world cybersecurity threats</w:t>
      </w:r>
    </w:p>
    <w:p w:rsidR="00000000" w:rsidDel="00000000" w:rsidP="00000000" w:rsidRDefault="00000000" w:rsidRPr="00000000" w14:paraId="000001EB">
      <w:pPr>
        <w:numPr>
          <w:ilvl w:val="0"/>
          <w:numId w:val="22"/>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role-based learning paths</w:t>
      </w:r>
    </w:p>
    <w:p w:rsidR="00000000" w:rsidDel="00000000" w:rsidP="00000000" w:rsidRDefault="00000000" w:rsidRPr="00000000" w14:paraId="000001EC">
      <w:pPr>
        <w:pStyle w:val="Heading2"/>
        <w:keepNext w:val="0"/>
        <w:keepLines w:val="0"/>
        <w:shd w:fill="ffffff" w:val="clear"/>
        <w:spacing w:after="80" w:line="360" w:lineRule="auto"/>
        <w:ind w:left="720" w:hanging="360"/>
        <w:rPr>
          <w:rFonts w:ascii="Times New Roman" w:cs="Times New Roman" w:eastAsia="Times New Roman" w:hAnsi="Times New Roman"/>
          <w:b w:val="1"/>
          <w:bCs w:val="1"/>
          <w:sz w:val="24"/>
          <w:szCs w:val="24"/>
        </w:rPr>
      </w:pPr>
      <w:bookmarkStart w:colFirst="0" w:colLast="0" w:name="_tketyjs4l2te" w:id="44"/>
      <w:bookmarkEnd w:id="44"/>
      <w:r w:rsidDel="00000000" w:rsidR="00000000" w:rsidRPr="00000000">
        <w:rPr>
          <w:rFonts w:ascii="Times New Roman" w:cs="Times New Roman" w:eastAsia="Times New Roman" w:hAnsi="Times New Roman"/>
          <w:b w:val="1"/>
          <w:bCs w:val="1"/>
          <w:sz w:val="24"/>
          <w:szCs w:val="24"/>
          <w:rtl w:val="0"/>
        </w:rPr>
        <w:t xml:space="preserve">3. Learning Platform Layer</w:t>
      </w:r>
    </w:p>
    <w:p w:rsidR="00000000" w:rsidDel="00000000" w:rsidP="00000000" w:rsidRDefault="00000000" w:rsidRPr="00000000" w14:paraId="000001ED">
      <w:pPr>
        <w:numPr>
          <w:ilvl w:val="0"/>
          <w:numId w:val="24"/>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Vivida Learning Platform</w:t>
      </w:r>
    </w:p>
    <w:p w:rsidR="00000000" w:rsidDel="00000000" w:rsidP="00000000" w:rsidRDefault="00000000" w:rsidRPr="00000000" w14:paraId="000001EE">
      <w:pPr>
        <w:numPr>
          <w:ilvl w:val="1"/>
          <w:numId w:val="24"/>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hub for delivering training</w:t>
      </w:r>
    </w:p>
    <w:p w:rsidR="00000000" w:rsidDel="00000000" w:rsidP="00000000" w:rsidRDefault="00000000" w:rsidRPr="00000000" w14:paraId="000001EF">
      <w:pPr>
        <w:numPr>
          <w:ilvl w:val="1"/>
          <w:numId w:val="24"/>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Hosts interactive, accessible, and trackable content</w:t>
      </w:r>
    </w:p>
    <w:p w:rsidR="00000000" w:rsidDel="00000000" w:rsidP="00000000" w:rsidRDefault="00000000" w:rsidRPr="00000000" w14:paraId="000001F0">
      <w:pPr>
        <w:numPr>
          <w:ilvl w:val="1"/>
          <w:numId w:val="24"/>
        </w:numPr>
        <w:shd w:fill="ffffff" w:val="clea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microlearning and continuous reinforcement</w:t>
      </w:r>
    </w:p>
    <w:p w:rsidR="00000000" w:rsidDel="00000000" w:rsidP="00000000" w:rsidRDefault="00000000" w:rsidRPr="00000000" w14:paraId="000001F1">
      <w:pPr>
        <w:pStyle w:val="Heading2"/>
        <w:keepNext w:val="0"/>
        <w:keepLines w:val="0"/>
        <w:shd w:fill="ffffff" w:val="clear"/>
        <w:spacing w:after="80" w:line="360" w:lineRule="auto"/>
        <w:ind w:left="720" w:hanging="360"/>
        <w:rPr>
          <w:rFonts w:ascii="Times New Roman" w:cs="Times New Roman" w:eastAsia="Times New Roman" w:hAnsi="Times New Roman"/>
          <w:b w:val="1"/>
          <w:bCs w:val="1"/>
          <w:sz w:val="24"/>
          <w:szCs w:val="24"/>
        </w:rPr>
      </w:pPr>
      <w:bookmarkStart w:colFirst="0" w:colLast="0" w:name="_oovh1umm1f91" w:id="45"/>
      <w:bookmarkEnd w:id="45"/>
      <w:r w:rsidDel="00000000" w:rsidR="00000000" w:rsidRPr="00000000">
        <w:rPr>
          <w:rFonts w:ascii="Times New Roman" w:cs="Times New Roman" w:eastAsia="Times New Roman" w:hAnsi="Times New Roman"/>
          <w:b w:val="1"/>
          <w:bCs w:val="1"/>
          <w:sz w:val="24"/>
          <w:szCs w:val="24"/>
          <w:rtl w:val="0"/>
        </w:rPr>
        <w:t xml:space="preserve">4. Training Delivery Layer</w:t>
      </w:r>
    </w:p>
    <w:p w:rsidR="00000000" w:rsidDel="00000000" w:rsidP="00000000" w:rsidRDefault="00000000" w:rsidRPr="00000000" w14:paraId="000001F2">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 focuses on execution.</w:t>
      </w:r>
    </w:p>
    <w:p w:rsidR="00000000" w:rsidDel="00000000" w:rsidP="00000000" w:rsidRDefault="00000000" w:rsidRPr="00000000" w14:paraId="000001F3">
      <w:pPr>
        <w:numPr>
          <w:ilvl w:val="0"/>
          <w:numId w:val="32"/>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of structured training modules</w:t>
      </w:r>
    </w:p>
    <w:p w:rsidR="00000000" w:rsidDel="00000000" w:rsidP="00000000" w:rsidRDefault="00000000" w:rsidRPr="00000000" w14:paraId="000001F4">
      <w:pPr>
        <w:numPr>
          <w:ilvl w:val="0"/>
          <w:numId w:val="32"/>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w:t>
      </w:r>
    </w:p>
    <w:p w:rsidR="00000000" w:rsidDel="00000000" w:rsidP="00000000" w:rsidRDefault="00000000" w:rsidRPr="00000000" w14:paraId="000001F5">
      <w:pPr>
        <w:numPr>
          <w:ilvl w:val="1"/>
          <w:numId w:val="32"/>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Video-based learning (Vivida Reels)</w:t>
      </w:r>
    </w:p>
    <w:p w:rsidR="00000000" w:rsidDel="00000000" w:rsidP="00000000" w:rsidRDefault="00000000" w:rsidRPr="00000000" w14:paraId="000001F6">
      <w:pPr>
        <w:numPr>
          <w:ilvl w:val="1"/>
          <w:numId w:val="32"/>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Scenario-based simulations</w:t>
      </w:r>
    </w:p>
    <w:p w:rsidR="00000000" w:rsidDel="00000000" w:rsidP="00000000" w:rsidRDefault="00000000" w:rsidRPr="00000000" w14:paraId="000001F7">
      <w:pPr>
        <w:numPr>
          <w:ilvl w:val="1"/>
          <w:numId w:val="32"/>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Real-life case studies</w:t>
      </w:r>
    </w:p>
    <w:p w:rsidR="00000000" w:rsidDel="00000000" w:rsidP="00000000" w:rsidRDefault="00000000" w:rsidRPr="00000000" w14:paraId="000001F8">
      <w:pPr>
        <w:numPr>
          <w:ilvl w:val="0"/>
          <w:numId w:val="32"/>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participation and performance</w:t>
      </w:r>
    </w:p>
    <w:p w:rsidR="00000000" w:rsidDel="00000000" w:rsidP="00000000" w:rsidRDefault="00000000" w:rsidRPr="00000000" w14:paraId="000001F9">
      <w:pPr>
        <w:pStyle w:val="Heading2"/>
        <w:keepNext w:val="0"/>
        <w:keepLines w:val="0"/>
        <w:shd w:fill="ffffff" w:val="clear"/>
        <w:spacing w:after="80" w:line="360" w:lineRule="auto"/>
        <w:ind w:left="720" w:hanging="360"/>
        <w:rPr>
          <w:rFonts w:ascii="Times New Roman" w:cs="Times New Roman" w:eastAsia="Times New Roman" w:hAnsi="Times New Roman"/>
          <w:b w:val="1"/>
          <w:bCs w:val="1"/>
          <w:sz w:val="24"/>
          <w:szCs w:val="24"/>
        </w:rPr>
      </w:pPr>
      <w:bookmarkStart w:colFirst="0" w:colLast="0" w:name="_lobgp265t2va" w:id="46"/>
      <w:bookmarkEnd w:id="46"/>
      <w:r w:rsidDel="00000000" w:rsidR="00000000" w:rsidRPr="00000000">
        <w:rPr>
          <w:rFonts w:ascii="Times New Roman" w:cs="Times New Roman" w:eastAsia="Times New Roman" w:hAnsi="Times New Roman"/>
          <w:b w:val="1"/>
          <w:bCs w:val="1"/>
          <w:sz w:val="24"/>
          <w:szCs w:val="24"/>
          <w:rtl w:val="0"/>
        </w:rPr>
        <w:t xml:space="preserve">5. Core Risk Domains Layer</w:t>
      </w:r>
    </w:p>
    <w:p w:rsidR="00000000" w:rsidDel="00000000" w:rsidP="00000000" w:rsidRDefault="00000000" w:rsidRPr="00000000" w14:paraId="000001FA">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is focused on key human-related cybersecurity threats:</w:t>
      </w:r>
    </w:p>
    <w:p w:rsidR="00000000" w:rsidDel="00000000" w:rsidP="00000000" w:rsidRDefault="00000000" w:rsidRPr="00000000" w14:paraId="000001FB">
      <w:pPr>
        <w:numPr>
          <w:ilvl w:val="0"/>
          <w:numId w:val="8"/>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Phishing</w:t>
      </w:r>
    </w:p>
    <w:p w:rsidR="00000000" w:rsidDel="00000000" w:rsidP="00000000" w:rsidRDefault="00000000" w:rsidRPr="00000000" w14:paraId="000001FC">
      <w:pPr>
        <w:numPr>
          <w:ilvl w:val="0"/>
          <w:numId w:val="8"/>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Engineering</w:t>
      </w:r>
    </w:p>
    <w:p w:rsidR="00000000" w:rsidDel="00000000" w:rsidP="00000000" w:rsidRDefault="00000000" w:rsidRPr="00000000" w14:paraId="000001FD">
      <w:pPr>
        <w:numPr>
          <w:ilvl w:val="0"/>
          <w:numId w:val="8"/>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&amp; Password Security</w:t>
      </w:r>
    </w:p>
    <w:p w:rsidR="00000000" w:rsidDel="00000000" w:rsidP="00000000" w:rsidRDefault="00000000" w:rsidRPr="00000000" w14:paraId="000001FE">
      <w:pPr>
        <w:numPr>
          <w:ilvl w:val="0"/>
          <w:numId w:val="8"/>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Handling Risks</w:t>
      </w:r>
    </w:p>
    <w:p w:rsidR="00000000" w:rsidDel="00000000" w:rsidP="00000000" w:rsidRDefault="00000000" w:rsidRPr="00000000" w14:paraId="000001FF">
      <w:pPr>
        <w:numPr>
          <w:ilvl w:val="0"/>
          <w:numId w:val="8"/>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Security Practices</w:t>
      </w:r>
    </w:p>
    <w:p w:rsidR="00000000" w:rsidDel="00000000" w:rsidP="00000000" w:rsidRDefault="00000000" w:rsidRPr="00000000" w14:paraId="00000200">
      <w:pPr>
        <w:pStyle w:val="Heading2"/>
        <w:keepNext w:val="0"/>
        <w:keepLines w:val="0"/>
        <w:shd w:fill="ffffff" w:val="clear"/>
        <w:spacing w:after="80" w:line="360" w:lineRule="auto"/>
        <w:ind w:left="720" w:hanging="360"/>
        <w:rPr>
          <w:rFonts w:ascii="Times New Roman" w:cs="Times New Roman" w:eastAsia="Times New Roman" w:hAnsi="Times New Roman"/>
          <w:b w:val="1"/>
          <w:bCs w:val="1"/>
          <w:sz w:val="24"/>
          <w:szCs w:val="24"/>
        </w:rPr>
      </w:pPr>
      <w:bookmarkStart w:colFirst="0" w:colLast="0" w:name="_cxupabmkh8xy" w:id="47"/>
      <w:bookmarkEnd w:id="47"/>
      <w:r w:rsidDel="00000000" w:rsidR="00000000" w:rsidRPr="00000000">
        <w:rPr>
          <w:rFonts w:ascii="Times New Roman" w:cs="Times New Roman" w:eastAsia="Times New Roman" w:hAnsi="Times New Roman"/>
          <w:b w:val="1"/>
          <w:bCs w:val="1"/>
          <w:sz w:val="24"/>
          <w:szCs w:val="24"/>
          <w:rtl w:val="0"/>
        </w:rPr>
        <w:t xml:space="preserve">6. Learning Reinforcement Layer</w:t>
      </w:r>
    </w:p>
    <w:p w:rsidR="00000000" w:rsidDel="00000000" w:rsidP="00000000" w:rsidRDefault="00000000" w:rsidRPr="00000000" w14:paraId="00000201">
      <w:pPr>
        <w:numPr>
          <w:ilvl w:val="0"/>
          <w:numId w:val="18"/>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awareness campaigns</w:t>
      </w:r>
    </w:p>
    <w:p w:rsidR="00000000" w:rsidDel="00000000" w:rsidP="00000000" w:rsidRDefault="00000000" w:rsidRPr="00000000" w14:paraId="00000202">
      <w:pPr>
        <w:numPr>
          <w:ilvl w:val="0"/>
          <w:numId w:val="18"/>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Periodic refresher training</w:t>
      </w:r>
    </w:p>
    <w:p w:rsidR="00000000" w:rsidDel="00000000" w:rsidP="00000000" w:rsidRDefault="00000000" w:rsidRPr="00000000" w14:paraId="00000203">
      <w:pPr>
        <w:numPr>
          <w:ilvl w:val="0"/>
          <w:numId w:val="18"/>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Simulated attacks (e.g., phishing simulations)</w:t>
      </w:r>
    </w:p>
    <w:p w:rsidR="00000000" w:rsidDel="00000000" w:rsidP="00000000" w:rsidRDefault="00000000" w:rsidRPr="00000000" w14:paraId="00000204">
      <w:pPr>
        <w:numPr>
          <w:ilvl w:val="0"/>
          <w:numId w:val="18"/>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nudges and reminders</w:t>
      </w:r>
    </w:p>
    <w:p w:rsidR="00000000" w:rsidDel="00000000" w:rsidP="00000000" w:rsidRDefault="00000000" w:rsidRPr="00000000" w14:paraId="00000205">
      <w:pPr>
        <w:pStyle w:val="Heading2"/>
        <w:keepNext w:val="0"/>
        <w:keepLines w:val="0"/>
        <w:shd w:fill="ffffff" w:val="clear"/>
        <w:spacing w:after="80" w:line="360" w:lineRule="auto"/>
        <w:ind w:left="720" w:hanging="360"/>
        <w:rPr>
          <w:rFonts w:ascii="Times New Roman" w:cs="Times New Roman" w:eastAsia="Times New Roman" w:hAnsi="Times New Roman"/>
          <w:b w:val="1"/>
          <w:bCs w:val="1"/>
          <w:sz w:val="24"/>
          <w:szCs w:val="24"/>
        </w:rPr>
      </w:pPr>
      <w:bookmarkStart w:colFirst="0" w:colLast="0" w:name="_c6pbc86te5ki" w:id="48"/>
      <w:bookmarkEnd w:id="48"/>
      <w:r w:rsidDel="00000000" w:rsidR="00000000" w:rsidRPr="00000000">
        <w:rPr>
          <w:rFonts w:ascii="Times New Roman" w:cs="Times New Roman" w:eastAsia="Times New Roman" w:hAnsi="Times New Roman"/>
          <w:b w:val="1"/>
          <w:bCs w:val="1"/>
          <w:sz w:val="24"/>
          <w:szCs w:val="24"/>
          <w:rtl w:val="0"/>
        </w:rPr>
        <w:t xml:space="preserve">7. Behavioral Change Layer</w:t>
      </w:r>
    </w:p>
    <w:p w:rsidR="00000000" w:rsidDel="00000000" w:rsidP="00000000" w:rsidRDefault="00000000" w:rsidRPr="00000000" w14:paraId="00000206">
      <w:pPr>
        <w:numPr>
          <w:ilvl w:val="0"/>
          <w:numId w:val="3"/>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adopt secure practices:</w:t>
      </w:r>
    </w:p>
    <w:p w:rsidR="00000000" w:rsidDel="00000000" w:rsidP="00000000" w:rsidRDefault="00000000" w:rsidRPr="00000000" w14:paraId="00000207">
      <w:pPr>
        <w:numPr>
          <w:ilvl w:val="1"/>
          <w:numId w:val="3"/>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Recognizing threats</w:t>
      </w:r>
    </w:p>
    <w:p w:rsidR="00000000" w:rsidDel="00000000" w:rsidP="00000000" w:rsidRDefault="00000000" w:rsidRPr="00000000" w14:paraId="00000208">
      <w:pPr>
        <w:numPr>
          <w:ilvl w:val="1"/>
          <w:numId w:val="3"/>
        </w:numPr>
        <w:shd w:fill="ffffff" w:val="clea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secure procedures</w:t>
      </w:r>
    </w:p>
    <w:p w:rsidR="00000000" w:rsidDel="00000000" w:rsidP="00000000" w:rsidRDefault="00000000" w:rsidRPr="00000000" w14:paraId="00000209">
      <w:pPr>
        <w:numPr>
          <w:ilvl w:val="1"/>
          <w:numId w:val="3"/>
        </w:numPr>
        <w:shd w:fill="ffffff" w:val="clea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incidents</w:t>
      </w:r>
    </w:p>
    <w:p w:rsidR="00000000" w:rsidDel="00000000" w:rsidP="00000000" w:rsidRDefault="00000000" w:rsidRPr="00000000" w14:paraId="0000020A">
      <w:pPr>
        <w:pStyle w:val="Heading2"/>
        <w:keepNext w:val="0"/>
        <w:keepLines w:val="0"/>
        <w:shd w:fill="ffffff" w:val="clear"/>
        <w:spacing w:after="80" w:line="360" w:lineRule="auto"/>
        <w:ind w:left="720" w:hanging="360"/>
        <w:rPr>
          <w:rFonts w:ascii="Times New Roman" w:cs="Times New Roman" w:eastAsia="Times New Roman" w:hAnsi="Times New Roman"/>
          <w:b w:val="1"/>
          <w:bCs w:val="1"/>
          <w:sz w:val="24"/>
          <w:szCs w:val="24"/>
        </w:rPr>
      </w:pPr>
      <w:bookmarkStart w:colFirst="0" w:colLast="0" w:name="_exp9qagvfw06" w:id="49"/>
      <w:bookmarkEnd w:id="49"/>
      <w:r w:rsidDel="00000000" w:rsidR="00000000" w:rsidRPr="00000000">
        <w:rPr>
          <w:rFonts w:ascii="Times New Roman" w:cs="Times New Roman" w:eastAsia="Times New Roman" w:hAnsi="Times New Roman"/>
          <w:b w:val="1"/>
          <w:bCs w:val="1"/>
          <w:sz w:val="24"/>
          <w:szCs w:val="24"/>
          <w:rtl w:val="0"/>
        </w:rPr>
        <w:t xml:space="preserve"> 8. Outcome Layer</w:t>
      </w:r>
    </w:p>
    <w:p w:rsidR="00000000" w:rsidDel="00000000" w:rsidP="00000000" w:rsidRDefault="00000000" w:rsidRPr="00000000" w14:paraId="0000020B">
      <w:pPr>
        <w:numPr>
          <w:ilvl w:val="0"/>
          <w:numId w:val="15"/>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employee security behavior</w:t>
      </w:r>
    </w:p>
    <w:p w:rsidR="00000000" w:rsidDel="00000000" w:rsidP="00000000" w:rsidRDefault="00000000" w:rsidRPr="00000000" w14:paraId="0000020C">
      <w:pPr>
        <w:numPr>
          <w:ilvl w:val="0"/>
          <w:numId w:val="15"/>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human error</w:t>
      </w:r>
    </w:p>
    <w:p w:rsidR="00000000" w:rsidDel="00000000" w:rsidP="00000000" w:rsidRDefault="00000000" w:rsidRPr="00000000" w14:paraId="0000020D">
      <w:pPr>
        <w:numPr>
          <w:ilvl w:val="0"/>
          <w:numId w:val="15"/>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risk of cyber incidents</w:t>
      </w:r>
    </w:p>
    <w:p w:rsidR="00000000" w:rsidDel="00000000" w:rsidP="00000000" w:rsidRDefault="00000000" w:rsidRPr="00000000" w14:paraId="0000020E">
      <w:pPr>
        <w:pStyle w:val="Heading2"/>
        <w:keepNext w:val="0"/>
        <w:keepLines w:val="0"/>
        <w:shd w:fill="ffffff" w:val="clear"/>
        <w:spacing w:before="480" w:line="360" w:lineRule="auto"/>
        <w:ind w:left="720" w:hanging="360"/>
        <w:rPr>
          <w:rFonts w:ascii="Times New Roman" w:cs="Times New Roman" w:eastAsia="Times New Roman" w:hAnsi="Times New Roman"/>
          <w:b w:val="1"/>
          <w:bCs w:val="1"/>
          <w:sz w:val="24"/>
          <w:szCs w:val="24"/>
        </w:rPr>
      </w:pPr>
      <w:bookmarkStart w:colFirst="0" w:colLast="0" w:name="_4ylu89ugovlc" w:id="50"/>
      <w:bookmarkEnd w:id="50"/>
      <w:r w:rsidDel="00000000" w:rsidR="00000000" w:rsidRPr="00000000">
        <w:rPr>
          <w:rFonts w:ascii="Times New Roman" w:cs="Times New Roman" w:eastAsia="Times New Roman" w:hAnsi="Times New Roman"/>
          <w:b w:val="1"/>
          <w:bCs w:val="1"/>
          <w:sz w:val="24"/>
          <w:szCs w:val="24"/>
          <w:rtl w:val="0"/>
        </w:rPr>
        <w:t xml:space="preserve">9. Continuous Feedback Loop</w:t>
      </w:r>
    </w:p>
    <w:p w:rsidR="00000000" w:rsidDel="00000000" w:rsidP="00000000" w:rsidRDefault="00000000" w:rsidRPr="00000000" w14:paraId="0000020F">
      <w:pPr>
        <w:shd w:fill="ffffff" w:val="clea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part of the conceptual structure:</w:t>
      </w:r>
    </w:p>
    <w:p w:rsidR="00000000" w:rsidDel="00000000" w:rsidP="00000000" w:rsidRDefault="00000000" w:rsidRPr="00000000" w14:paraId="00000210">
      <w:pPr>
        <w:numPr>
          <w:ilvl w:val="0"/>
          <w:numId w:val="11"/>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training effectiveness</w:t>
      </w:r>
    </w:p>
    <w:p w:rsidR="00000000" w:rsidDel="00000000" w:rsidP="00000000" w:rsidRDefault="00000000" w:rsidRPr="00000000" w14:paraId="00000211">
      <w:pPr>
        <w:numPr>
          <w:ilvl w:val="0"/>
          <w:numId w:val="11"/>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new risks</w:t>
      </w:r>
    </w:p>
    <w:p w:rsidR="00000000" w:rsidDel="00000000" w:rsidP="00000000" w:rsidRDefault="00000000" w:rsidRPr="00000000" w14:paraId="00000212">
      <w:pPr>
        <w:numPr>
          <w:ilvl w:val="0"/>
          <w:numId w:val="11"/>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content and strategy</w:t>
      </w:r>
    </w:p>
    <w:p w:rsidR="00000000" w:rsidDel="00000000" w:rsidP="00000000" w:rsidRDefault="00000000" w:rsidRPr="00000000" w14:paraId="00000213">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hd w:fill="ffffff" w:val="clear"/>
        <w:spacing w:after="80" w:before="24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Cyberinfiniti</w:t>
      </w:r>
      <w:r w:rsidDel="00000000" w:rsidR="00000000" w:rsidRPr="00000000">
        <w:rPr>
          <w:rFonts w:ascii="Times New Roman" w:cs="Times New Roman" w:eastAsia="Times New Roman" w:hAnsi="Times New Roman"/>
          <w:b w:val="1"/>
          <w:bCs w:val="1"/>
          <w:sz w:val="24"/>
          <w:szCs w:val="24"/>
          <w:u w:val="single"/>
          <w:rtl w:val="0"/>
        </w:rPr>
        <w:t xml:space="preserve"> Security Awareness Program</w:t>
      </w:r>
    </w:p>
    <w:p w:rsidR="00000000" w:rsidDel="00000000" w:rsidP="00000000" w:rsidRDefault="00000000" w:rsidRPr="00000000" w14:paraId="00000220">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76675" cy="45720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87667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architecture emphasizes continuous learning and reinforcement of secure behavior among employees.</w:t>
      </w:r>
    </w:p>
    <w:p w:rsidR="00000000" w:rsidDel="00000000" w:rsidP="00000000" w:rsidRDefault="00000000" w:rsidRPr="00000000" w14:paraId="00000222">
      <w:pPr>
        <w:pStyle w:val="Heading1"/>
        <w:keepNext w:val="0"/>
        <w:keepLines w:val="0"/>
        <w:shd w:fill="ffffff" w:val="clear"/>
        <w:spacing w:before="480" w:line="360" w:lineRule="auto"/>
        <w:jc w:val="both"/>
        <w:rPr>
          <w:rFonts w:ascii="Times New Roman" w:cs="Times New Roman" w:eastAsia="Times New Roman" w:hAnsi="Times New Roman"/>
          <w:b w:val="1"/>
          <w:bCs w:val="1"/>
          <w:sz w:val="24"/>
          <w:szCs w:val="24"/>
        </w:rPr>
      </w:pPr>
      <w:bookmarkStart w:colFirst="0" w:colLast="0" w:name="_4qhcc9zea7vc" w:id="51"/>
      <w:bookmarkEnd w:id="51"/>
      <w:r w:rsidDel="00000000" w:rsidR="00000000" w:rsidRPr="00000000">
        <w:rPr>
          <w:rtl w:val="0"/>
        </w:rPr>
      </w:r>
    </w:p>
    <w:p w:rsidR="00000000" w:rsidDel="00000000" w:rsidP="00000000" w:rsidRDefault="00000000" w:rsidRPr="00000000" w14:paraId="00000223">
      <w:pPr>
        <w:pStyle w:val="Heading1"/>
        <w:keepNext w:val="0"/>
        <w:keepLines w:val="0"/>
        <w:shd w:fill="ffffff" w:val="clear"/>
        <w:spacing w:before="480" w:line="360" w:lineRule="auto"/>
        <w:jc w:val="both"/>
        <w:rPr>
          <w:rFonts w:ascii="Times New Roman" w:cs="Times New Roman" w:eastAsia="Times New Roman" w:hAnsi="Times New Roman"/>
          <w:b w:val="1"/>
          <w:bCs w:val="1"/>
          <w:sz w:val="28"/>
          <w:szCs w:val="28"/>
        </w:rPr>
      </w:pPr>
      <w:bookmarkStart w:colFirst="0" w:colLast="0" w:name="_2ogxtjbgx2xw" w:id="52"/>
      <w:bookmarkEnd w:id="52"/>
      <w:r w:rsidDel="00000000" w:rsidR="00000000" w:rsidRPr="00000000">
        <w:rPr>
          <w:rtl w:val="0"/>
        </w:rPr>
      </w:r>
    </w:p>
    <w:p w:rsidR="00000000" w:rsidDel="00000000" w:rsidP="00000000" w:rsidRDefault="00000000" w:rsidRPr="00000000" w14:paraId="00000224">
      <w:pPr>
        <w:pStyle w:val="Heading1"/>
        <w:keepNext w:val="0"/>
        <w:keepLines w:val="0"/>
        <w:shd w:fill="ffffff" w:val="clear"/>
        <w:spacing w:before="480" w:line="360" w:lineRule="auto"/>
        <w:jc w:val="both"/>
        <w:rPr>
          <w:rFonts w:ascii="Times New Roman" w:cs="Times New Roman" w:eastAsia="Times New Roman" w:hAnsi="Times New Roman"/>
          <w:b w:val="1"/>
          <w:bCs w:val="1"/>
          <w:sz w:val="28"/>
          <w:szCs w:val="28"/>
        </w:rPr>
      </w:pPr>
      <w:bookmarkStart w:colFirst="0" w:colLast="0" w:name="_hya2095dvld0" w:id="53"/>
      <w:bookmarkEnd w:id="53"/>
      <w:r w:rsidDel="00000000" w:rsidR="00000000" w:rsidRPr="00000000">
        <w:rPr>
          <w:rtl w:val="0"/>
        </w:rPr>
      </w:r>
    </w:p>
    <w:p w:rsidR="00000000" w:rsidDel="00000000" w:rsidP="00000000" w:rsidRDefault="00000000" w:rsidRPr="00000000" w14:paraId="00000225">
      <w:pPr>
        <w:pStyle w:val="Heading1"/>
        <w:keepNext w:val="0"/>
        <w:keepLines w:val="0"/>
        <w:shd w:fill="ffffff" w:val="clear"/>
        <w:spacing w:before="480" w:line="360" w:lineRule="auto"/>
        <w:jc w:val="both"/>
        <w:rPr>
          <w:rFonts w:ascii="Times New Roman" w:cs="Times New Roman" w:eastAsia="Times New Roman" w:hAnsi="Times New Roman"/>
          <w:b w:val="1"/>
          <w:bCs w:val="1"/>
          <w:sz w:val="28"/>
          <w:szCs w:val="28"/>
        </w:rPr>
      </w:pPr>
      <w:bookmarkStart w:colFirst="0" w:colLast="0" w:name="_5i33ej5hrk28" w:id="54"/>
      <w:bookmarkEnd w:id="54"/>
      <w:r w:rsidDel="00000000" w:rsidR="00000000" w:rsidRPr="00000000">
        <w:rPr>
          <w:rtl w:val="0"/>
        </w:rPr>
      </w:r>
    </w:p>
    <w:p w:rsidR="00000000" w:rsidDel="00000000" w:rsidP="00000000" w:rsidRDefault="00000000" w:rsidRPr="00000000" w14:paraId="00000226">
      <w:pPr>
        <w:pStyle w:val="Heading1"/>
        <w:keepNext w:val="0"/>
        <w:keepLines w:val="0"/>
        <w:shd w:fill="ffffff" w:val="clear"/>
        <w:spacing w:before="480" w:line="360" w:lineRule="auto"/>
        <w:jc w:val="both"/>
        <w:rPr>
          <w:rFonts w:ascii="Times New Roman" w:cs="Times New Roman" w:eastAsia="Times New Roman" w:hAnsi="Times New Roman"/>
          <w:b w:val="1"/>
          <w:bCs w:val="1"/>
          <w:sz w:val="28"/>
          <w:szCs w:val="28"/>
        </w:rPr>
      </w:pPr>
      <w:bookmarkStart w:colFirst="0" w:colLast="0" w:name="_vrq25yy4hmsm" w:id="55"/>
      <w:bookmarkEnd w:id="55"/>
      <w:r w:rsidDel="00000000" w:rsidR="00000000" w:rsidRPr="00000000">
        <w:rPr>
          <w:rFonts w:ascii="Times New Roman" w:cs="Times New Roman" w:eastAsia="Times New Roman" w:hAnsi="Times New Roman"/>
          <w:b w:val="1"/>
          <w:bCs w:val="1"/>
          <w:sz w:val="28"/>
          <w:szCs w:val="28"/>
          <w:rtl w:val="0"/>
        </w:rPr>
        <w:t xml:space="preserve">8. Accessibility Testing and Evaluation</w:t>
      </w:r>
    </w:p>
    <w:p w:rsidR="00000000" w:rsidDel="00000000" w:rsidP="00000000" w:rsidRDefault="00000000" w:rsidRPr="00000000" w14:paraId="00000227">
      <w:pPr>
        <w:pStyle w:val="Heading2"/>
        <w:keepNext w:val="0"/>
        <w:keepLines w:val="0"/>
        <w:shd w:fill="ffffff" w:val="clear"/>
        <w:spacing w:after="80" w:line="360" w:lineRule="auto"/>
        <w:jc w:val="both"/>
        <w:rPr>
          <w:rFonts w:ascii="Times New Roman" w:cs="Times New Roman" w:eastAsia="Times New Roman" w:hAnsi="Times New Roman"/>
          <w:b w:val="1"/>
          <w:bCs w:val="1"/>
          <w:sz w:val="24"/>
          <w:szCs w:val="24"/>
        </w:rPr>
      </w:pPr>
      <w:bookmarkStart w:colFirst="0" w:colLast="0" w:name="_l8av0hiotzfw" w:id="56"/>
      <w:bookmarkEnd w:id="56"/>
      <w:r w:rsidDel="00000000" w:rsidR="00000000" w:rsidRPr="00000000">
        <w:rPr>
          <w:rFonts w:ascii="Times New Roman" w:cs="Times New Roman" w:eastAsia="Times New Roman" w:hAnsi="Times New Roman"/>
          <w:b w:val="1"/>
          <w:bCs w:val="1"/>
          <w:sz w:val="24"/>
          <w:szCs w:val="24"/>
          <w:rtl w:val="0"/>
        </w:rPr>
        <w:t xml:space="preserve">8.1 Overview</w:t>
      </w:r>
    </w:p>
    <w:p w:rsidR="00000000" w:rsidDel="00000000" w:rsidP="00000000" w:rsidRDefault="00000000" w:rsidRPr="00000000" w14:paraId="00000228">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testing was conducted to evaluate whether the cybersecurity awareness platform and training materials are usable by individuals with diverse abilities and assistive technology needs. Accessibility within cybersecurity awareness programs is essential because the effectiveness of security training depends on every employee being able to interact with the learning content without barriers.</w:t>
      </w:r>
    </w:p>
    <w:p w:rsidR="00000000" w:rsidDel="00000000" w:rsidP="00000000" w:rsidRDefault="00000000" w:rsidRPr="00000000" w14:paraId="00000229">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in digital environments focuses on ensuring that systems and information are usable by individuals with visual impairments, hearing impairments, motor limitations, and cognitive disabilities. Ensuring accessibility supports inclusive learning and strengthens organizational cybersecurity posture by ensuring that all personnel receive and understand critical security guidance.</w:t>
      </w:r>
    </w:p>
    <w:p w:rsidR="00000000" w:rsidDel="00000000" w:rsidP="00000000" w:rsidRDefault="00000000" w:rsidRPr="00000000" w14:paraId="0000022A">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accessibility evaluation was conducted on the administrative dashboard, learner interface, training video content, and internally developed materials used in the security awareness program hosted on the Vivida Reels platform.</w:t>
      </w:r>
    </w:p>
    <w:p w:rsidR="00000000" w:rsidDel="00000000" w:rsidP="00000000" w:rsidRDefault="00000000" w:rsidRPr="00000000" w14:paraId="0000022B">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was performed using automated accessibility tools as well as manual usability testing techniques designed to simulate the experience of users relying on assistive technologies.</w:t>
      </w:r>
    </w:p>
    <w:p w:rsidR="00000000" w:rsidDel="00000000" w:rsidP="00000000" w:rsidRDefault="00000000" w:rsidRPr="00000000" w14:paraId="0000022C">
      <w:pPr>
        <w:pStyle w:val="Heading2"/>
        <w:keepNext w:val="0"/>
        <w:keepLines w:val="0"/>
        <w:numPr>
          <w:ilvl w:val="0"/>
          <w:numId w:val="36"/>
        </w:numPr>
        <w:shd w:fill="ffffff" w:val="clear"/>
        <w:spacing w:after="80" w:line="360" w:lineRule="auto"/>
        <w:ind w:left="720" w:hanging="360"/>
        <w:jc w:val="both"/>
        <w:rPr>
          <w:rFonts w:ascii="Times New Roman" w:cs="Times New Roman" w:eastAsia="Times New Roman" w:hAnsi="Times New Roman"/>
          <w:b w:val="1"/>
          <w:bCs w:val="1"/>
          <w:sz w:val="24"/>
          <w:szCs w:val="24"/>
        </w:rPr>
      </w:pPr>
      <w:bookmarkStart w:colFirst="0" w:colLast="0" w:name="_a6jyxbxfydy9" w:id="57"/>
      <w:bookmarkEnd w:id="57"/>
      <w:r w:rsidDel="00000000" w:rsidR="00000000" w:rsidRPr="00000000">
        <w:rPr>
          <w:rFonts w:ascii="Times New Roman" w:cs="Times New Roman" w:eastAsia="Times New Roman" w:hAnsi="Times New Roman"/>
          <w:b w:val="1"/>
          <w:bCs w:val="1"/>
          <w:sz w:val="24"/>
          <w:szCs w:val="24"/>
          <w:rtl w:val="0"/>
        </w:rPr>
        <w:t xml:space="preserve">Accessibility in Cybersecurity</w:t>
      </w:r>
    </w:p>
    <w:p w:rsidR="00000000" w:rsidDel="00000000" w:rsidP="00000000" w:rsidRDefault="00000000" w:rsidRPr="00000000" w14:paraId="0000022D">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plays a critical role in addressing human factors within cybersecurity. While technical controls such as firewalls and intrusion detection systems provide protection at the infrastructure level, human interaction remains one of the most significant points of vulnerability. Security awareness programs are designed to reduce this risk by educating users on secure behavior. However, the effectiveness of such programs depends heavily on whether all users can access and understand the training content provided.</w:t>
      </w:r>
    </w:p>
    <w:p w:rsidR="00000000" w:rsidDel="00000000" w:rsidP="00000000" w:rsidRDefault="00000000" w:rsidRPr="00000000" w14:paraId="0000022E">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Inaccessible systems or training materials create gaps in knowledge that can increase organizational risk. For example, an employee who is unable to properly view, hear, or interact with security awareness content may not fully understand phishing indicators, password management practices, or data handling procedures. This gap in understanding can lead to unintentional security incidents.</w:t>
      </w:r>
    </w:p>
    <w:p w:rsidR="00000000" w:rsidDel="00000000" w:rsidP="00000000" w:rsidRDefault="00000000" w:rsidRPr="00000000" w14:paraId="0000022F">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human factor perspective, accessibility ensures that cybersecurity awareness is not limited to a subset of employees but is instead delivered in a way that accommodates different learning needs and abilities. This is particularly important in organizations such as </w:t>
      </w:r>
      <w:r w:rsidDel="00000000" w:rsidR="00000000" w:rsidRPr="00000000">
        <w:rPr>
          <w:rFonts w:ascii="Times New Roman" w:cs="Times New Roman" w:eastAsia="Times New Roman" w:hAnsi="Times New Roman"/>
          <w:sz w:val="24"/>
          <w:szCs w:val="24"/>
          <w:rtl w:val="0"/>
        </w:rPr>
        <w:t xml:space="preserve">Cyberinfiniti</w:t>
      </w:r>
      <w:r w:rsidDel="00000000" w:rsidR="00000000" w:rsidRPr="00000000">
        <w:rPr>
          <w:rFonts w:ascii="Times New Roman" w:cs="Times New Roman" w:eastAsia="Times New Roman" w:hAnsi="Times New Roman"/>
          <w:sz w:val="24"/>
          <w:szCs w:val="24"/>
          <w:rtl w:val="0"/>
        </w:rPr>
        <w:t xml:space="preserve"> Ltd, where employees interact with sensitive systems, client data, and security infrastructure on a daily basis.</w:t>
      </w:r>
    </w:p>
    <w:p w:rsidR="00000000" w:rsidDel="00000000" w:rsidP="00000000" w:rsidRDefault="00000000" w:rsidRPr="00000000" w14:paraId="00000230">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accessibility also contributes to usability. Systems designed with accessibility in mind are generally more intuitive, easier to navigate, and more efficient for all users. This reduces cognitive load and improves the ability of employees to follow secure practices consistently.</w:t>
      </w:r>
    </w:p>
    <w:p w:rsidR="00000000" w:rsidDel="00000000" w:rsidP="00000000" w:rsidRDefault="00000000" w:rsidRPr="00000000" w14:paraId="00000231">
      <w:pPr>
        <w:numPr>
          <w:ilvl w:val="0"/>
          <w:numId w:val="17"/>
        </w:numPr>
        <w:shd w:fill="ffffff" w:val="clear"/>
        <w:spacing w:after="240" w:before="24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Importance of Accessibility in Cybersecurity</w:t>
      </w:r>
    </w:p>
    <w:p w:rsidR="00000000" w:rsidDel="00000000" w:rsidP="00000000" w:rsidRDefault="00000000" w:rsidRPr="00000000" w14:paraId="00000232">
      <w:pPr>
        <w:pStyle w:val="Heading3"/>
        <w:keepNext w:val="0"/>
        <w:keepLines w:val="0"/>
        <w:shd w:fill="ffffff" w:val="clear"/>
        <w:spacing w:before="280" w:line="360" w:lineRule="auto"/>
        <w:jc w:val="both"/>
        <w:rPr>
          <w:rFonts w:ascii="Times New Roman" w:cs="Times New Roman" w:eastAsia="Times New Roman" w:hAnsi="Times New Roman"/>
          <w:b w:val="1"/>
          <w:bCs w:val="1"/>
          <w:color w:val="000000"/>
          <w:sz w:val="24"/>
          <w:szCs w:val="24"/>
        </w:rPr>
      </w:pPr>
      <w:bookmarkStart w:colFirst="0" w:colLast="0" w:name="_v0qn7qtrrlpx" w:id="58"/>
      <w:bookmarkEnd w:id="58"/>
      <w:r w:rsidDel="00000000" w:rsidR="00000000" w:rsidRPr="00000000">
        <w:rPr>
          <w:rFonts w:ascii="Times New Roman" w:cs="Times New Roman" w:eastAsia="Times New Roman" w:hAnsi="Times New Roman"/>
          <w:b w:val="1"/>
          <w:bCs w:val="1"/>
          <w:color w:val="000000"/>
          <w:sz w:val="24"/>
          <w:szCs w:val="24"/>
          <w:rtl w:val="0"/>
        </w:rPr>
        <w:t xml:space="preserve">Inclusive Security Awareness Programs</w:t>
      </w:r>
    </w:p>
    <w:p w:rsidR="00000000" w:rsidDel="00000000" w:rsidP="00000000" w:rsidRDefault="00000000" w:rsidRPr="00000000" w14:paraId="00000233">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enables the development of inclusive security awareness programs that cater to employees with varying abilities. Cybersecurity training must be designed in a way that ensures equal participation across the workforce. This includes providing captions for video content, ensuring readable text formats, and enabling navigation through multiple input methods such as keyboard controls.</w:t>
      </w:r>
    </w:p>
    <w:p w:rsidR="00000000" w:rsidDel="00000000" w:rsidP="00000000" w:rsidRDefault="00000000" w:rsidRPr="00000000" w14:paraId="00000234">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training ensures that all employees, regardless of their physical or cognitive abilities, can actively participate in security awareness initiatives. This reduces the likelihood of knowledge gaps within the organization and strengthens the overall security culture.</w:t>
      </w:r>
    </w:p>
    <w:p w:rsidR="00000000" w:rsidDel="00000000" w:rsidP="00000000" w:rsidRDefault="00000000" w:rsidRPr="00000000" w14:paraId="00000235">
      <w:pPr>
        <w:pStyle w:val="Heading3"/>
        <w:keepNext w:val="0"/>
        <w:keepLines w:val="0"/>
        <w:shd w:fill="ffffff" w:val="clear"/>
        <w:spacing w:before="280" w:line="360" w:lineRule="auto"/>
        <w:jc w:val="both"/>
        <w:rPr>
          <w:rFonts w:ascii="Times New Roman" w:cs="Times New Roman" w:eastAsia="Times New Roman" w:hAnsi="Times New Roman"/>
          <w:b w:val="1"/>
          <w:bCs w:val="1"/>
          <w:color w:val="000000"/>
          <w:sz w:val="24"/>
          <w:szCs w:val="24"/>
        </w:rPr>
      </w:pPr>
      <w:bookmarkStart w:colFirst="0" w:colLast="0" w:name="_7pjngxuosrqq" w:id="59"/>
      <w:bookmarkEnd w:id="59"/>
      <w:r w:rsidDel="00000000" w:rsidR="00000000" w:rsidRPr="00000000">
        <w:rPr>
          <w:rFonts w:ascii="Times New Roman" w:cs="Times New Roman" w:eastAsia="Times New Roman" w:hAnsi="Times New Roman"/>
          <w:b w:val="1"/>
          <w:bCs w:val="1"/>
          <w:color w:val="000000"/>
          <w:sz w:val="24"/>
          <w:szCs w:val="24"/>
          <w:rtl w:val="0"/>
        </w:rPr>
        <w:t xml:space="preserve">Equal Access to Cybersecurity Education</w:t>
      </w:r>
    </w:p>
    <w:p w:rsidR="00000000" w:rsidDel="00000000" w:rsidP="00000000" w:rsidRDefault="00000000" w:rsidRPr="00000000" w14:paraId="0000023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 access to cybersecurity education is essential for maintaining a consistent level of security awareness across all departments within an organization. If certain employees are unable to access training content due to accessibility limitations, they may become weak points within the organization’s security posture.</w:t>
      </w:r>
    </w:p>
    <w:p w:rsidR="00000000" w:rsidDel="00000000" w:rsidP="00000000" w:rsidRDefault="00000000" w:rsidRPr="00000000" w14:paraId="00000237">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equal access ensures that every employee receives the same level of training and is equipped with the knowledge required to identify and respond to cyber threats. This is particularly important in environments where employees have access to sensitive systems or data, as is the case with Cyberinfiniti.</w:t>
      </w:r>
    </w:p>
    <w:p w:rsidR="00000000" w:rsidDel="00000000" w:rsidP="00000000" w:rsidRDefault="00000000" w:rsidRPr="00000000" w14:paraId="00000238">
      <w:pPr>
        <w:pStyle w:val="Heading3"/>
        <w:keepNext w:val="0"/>
        <w:keepLines w:val="0"/>
        <w:shd w:fill="ffffff" w:val="clear"/>
        <w:spacing w:before="280" w:line="360" w:lineRule="auto"/>
        <w:jc w:val="both"/>
        <w:rPr>
          <w:rFonts w:ascii="Times New Roman" w:cs="Times New Roman" w:eastAsia="Times New Roman" w:hAnsi="Times New Roman"/>
          <w:b w:val="1"/>
          <w:bCs w:val="1"/>
          <w:color w:val="000000"/>
          <w:sz w:val="24"/>
          <w:szCs w:val="24"/>
        </w:rPr>
      </w:pPr>
      <w:bookmarkStart w:colFirst="0" w:colLast="0" w:name="_6czafan1dyqv" w:id="60"/>
      <w:bookmarkEnd w:id="60"/>
      <w:r w:rsidDel="00000000" w:rsidR="00000000" w:rsidRPr="00000000">
        <w:rPr>
          <w:rFonts w:ascii="Times New Roman" w:cs="Times New Roman" w:eastAsia="Times New Roman" w:hAnsi="Times New Roman"/>
          <w:b w:val="1"/>
          <w:bCs w:val="1"/>
          <w:color w:val="000000"/>
          <w:sz w:val="24"/>
          <w:szCs w:val="24"/>
          <w:rtl w:val="0"/>
        </w:rPr>
        <w:t xml:space="preserve">Compliance with Accessibility Standards</w:t>
      </w:r>
    </w:p>
    <w:p w:rsidR="00000000" w:rsidDel="00000000" w:rsidP="00000000" w:rsidRDefault="00000000" w:rsidRPr="00000000" w14:paraId="00000239">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is also a key component of regulatory compliance and digital governance. Standards such as the World Wide Web Consortium Web Content Accessibility Guidelines define best practices for ensuring that digital content is accessible to all users.</w:t>
      </w:r>
    </w:p>
    <w:p w:rsidR="00000000" w:rsidDel="00000000" w:rsidP="00000000" w:rsidRDefault="00000000" w:rsidRPr="00000000" w14:paraId="0000023A">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that align with these standards demonstrate a commitment to inclusivity, usability, and responsible digital practices. In many jurisdictions, accessibility is increasingly becoming a legal and regulatory requirement, particularly for digital services and platforms.</w:t>
      </w:r>
    </w:p>
    <w:p w:rsidR="00000000" w:rsidDel="00000000" w:rsidP="00000000" w:rsidRDefault="00000000" w:rsidRPr="00000000" w14:paraId="0000023B">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Adhering to accessibility standards not only reduces legal and compliance risks but also enhances the credibility and professionalism of the organization.</w:t>
      </w:r>
    </w:p>
    <w:p w:rsidR="00000000" w:rsidDel="00000000" w:rsidP="00000000" w:rsidRDefault="00000000" w:rsidRPr="00000000" w14:paraId="0000023C">
      <w:pPr>
        <w:pStyle w:val="Heading3"/>
        <w:keepNext w:val="0"/>
        <w:keepLines w:val="0"/>
        <w:shd w:fill="ffffff" w:val="clear"/>
        <w:spacing w:before="280" w:line="360" w:lineRule="auto"/>
        <w:jc w:val="both"/>
        <w:rPr>
          <w:rFonts w:ascii="Times New Roman" w:cs="Times New Roman" w:eastAsia="Times New Roman" w:hAnsi="Times New Roman"/>
          <w:b w:val="1"/>
          <w:bCs w:val="1"/>
          <w:color w:val="000000"/>
          <w:sz w:val="24"/>
          <w:szCs w:val="24"/>
        </w:rPr>
      </w:pPr>
      <w:bookmarkStart w:colFirst="0" w:colLast="0" w:name="_37ih58aul45k" w:id="61"/>
      <w:bookmarkEnd w:id="61"/>
      <w:r w:rsidDel="00000000" w:rsidR="00000000" w:rsidRPr="00000000">
        <w:rPr>
          <w:rFonts w:ascii="Times New Roman" w:cs="Times New Roman" w:eastAsia="Times New Roman" w:hAnsi="Times New Roman"/>
          <w:b w:val="1"/>
          <w:bCs w:val="1"/>
          <w:color w:val="000000"/>
          <w:sz w:val="24"/>
          <w:szCs w:val="24"/>
          <w:rtl w:val="0"/>
        </w:rPr>
        <w:t xml:space="preserve">Improved Training Comprehension and Retention</w:t>
      </w:r>
    </w:p>
    <w:p w:rsidR="00000000" w:rsidDel="00000000" w:rsidP="00000000" w:rsidRDefault="00000000" w:rsidRPr="00000000" w14:paraId="0000023D">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Accessible training materials improve comprehension and knowledge retention among employees. When content is presented in multiple formats such as visual, textual, and audio, users are more likely to understand and retain the information being delivered.</w:t>
      </w:r>
    </w:p>
    <w:p w:rsidR="00000000" w:rsidDel="00000000" w:rsidP="00000000" w:rsidRDefault="00000000" w:rsidRPr="00000000" w14:paraId="0000023E">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captions support both hearing impaired users and individuals who prefer reading alongside audio content. Clear visual design and structured content also help reduce confusion and make complex cybersecurity concepts easier to understand.</w:t>
      </w:r>
    </w:p>
    <w:p w:rsidR="00000000" w:rsidDel="00000000" w:rsidP="00000000" w:rsidRDefault="00000000" w:rsidRPr="00000000" w14:paraId="0000023F">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comprehension directly contributes to better security behavior. Employees who clearly understand cybersecurity risks are more likely to follow secure practices and less likely to fall victim to social engineering attacks or phishing attempts.</w:t>
      </w:r>
    </w:p>
    <w:p w:rsidR="00000000" w:rsidDel="00000000" w:rsidP="00000000" w:rsidRDefault="00000000" w:rsidRPr="00000000" w14:paraId="00000240">
      <w:pPr>
        <w:pStyle w:val="Heading3"/>
        <w:keepNext w:val="0"/>
        <w:keepLines w:val="0"/>
        <w:shd w:fill="ffffff" w:val="clear"/>
        <w:spacing w:before="280" w:line="360" w:lineRule="auto"/>
        <w:jc w:val="both"/>
        <w:rPr>
          <w:rFonts w:ascii="Times New Roman" w:cs="Times New Roman" w:eastAsia="Times New Roman" w:hAnsi="Times New Roman"/>
          <w:b w:val="1"/>
          <w:bCs w:val="1"/>
          <w:color w:val="000000"/>
          <w:sz w:val="26"/>
          <w:szCs w:val="26"/>
        </w:rPr>
      </w:pPr>
      <w:bookmarkStart w:colFirst="0" w:colLast="0" w:name="_7jffom2jmovn" w:id="62"/>
      <w:bookmarkEnd w:id="62"/>
      <w:r w:rsidDel="00000000" w:rsidR="00000000" w:rsidRPr="00000000">
        <w:rPr>
          <w:rtl w:val="0"/>
        </w:rPr>
      </w:r>
    </w:p>
    <w:p w:rsidR="00000000" w:rsidDel="00000000" w:rsidP="00000000" w:rsidRDefault="00000000" w:rsidRPr="00000000" w14:paraId="00000241">
      <w:pPr>
        <w:pStyle w:val="Heading3"/>
        <w:keepNext w:val="0"/>
        <w:keepLines w:val="0"/>
        <w:shd w:fill="ffffff" w:val="clear"/>
        <w:spacing w:before="280" w:line="360" w:lineRule="auto"/>
        <w:jc w:val="both"/>
        <w:rPr>
          <w:rFonts w:ascii="Times New Roman" w:cs="Times New Roman" w:eastAsia="Times New Roman" w:hAnsi="Times New Roman"/>
          <w:b w:val="1"/>
          <w:bCs w:val="1"/>
          <w:color w:val="000000"/>
          <w:sz w:val="26"/>
          <w:szCs w:val="26"/>
        </w:rPr>
      </w:pPr>
      <w:bookmarkStart w:colFirst="0" w:colLast="0" w:name="_s17xm76v6e0d" w:id="63"/>
      <w:bookmarkEnd w:id="63"/>
      <w:r w:rsidDel="00000000" w:rsidR="00000000" w:rsidRPr="00000000">
        <w:rPr>
          <w:rtl w:val="0"/>
        </w:rPr>
      </w:r>
    </w:p>
    <w:p w:rsidR="00000000" w:rsidDel="00000000" w:rsidP="00000000" w:rsidRDefault="00000000" w:rsidRPr="00000000" w14:paraId="00000242">
      <w:pPr>
        <w:pStyle w:val="Heading3"/>
        <w:keepNext w:val="0"/>
        <w:keepLines w:val="0"/>
        <w:shd w:fill="ffffff" w:val="clear"/>
        <w:spacing w:before="280" w:line="360" w:lineRule="auto"/>
        <w:jc w:val="both"/>
        <w:rPr>
          <w:rFonts w:ascii="Times New Roman" w:cs="Times New Roman" w:eastAsia="Times New Roman" w:hAnsi="Times New Roman"/>
          <w:b w:val="1"/>
          <w:bCs w:val="1"/>
          <w:color w:val="000000"/>
          <w:sz w:val="24"/>
          <w:szCs w:val="24"/>
        </w:rPr>
      </w:pPr>
      <w:bookmarkStart w:colFirst="0" w:colLast="0" w:name="_ccz06slriou6" w:id="64"/>
      <w:bookmarkEnd w:id="64"/>
      <w:r w:rsidDel="00000000" w:rsidR="00000000" w:rsidRPr="00000000">
        <w:rPr>
          <w:rFonts w:ascii="Times New Roman" w:cs="Times New Roman" w:eastAsia="Times New Roman" w:hAnsi="Times New Roman"/>
          <w:b w:val="1"/>
          <w:bCs w:val="1"/>
          <w:color w:val="000000"/>
          <w:sz w:val="24"/>
          <w:szCs w:val="24"/>
          <w:rtl w:val="0"/>
        </w:rPr>
        <w:t xml:space="preserve">Strengthening Human-Centered Cybersecurity</w:t>
      </w:r>
    </w:p>
    <w:p w:rsidR="00000000" w:rsidDel="00000000" w:rsidP="00000000" w:rsidRDefault="00000000" w:rsidRPr="00000000" w14:paraId="00000243">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is a fundamental component of human-centered cybersecurity, which focuses on designing systems and processes that align with human behavior and capabilities. By ensuring that systems are accessible, organizations reduce the likelihood of user errors and improve the effectiveness of security controls.</w:t>
      </w:r>
    </w:p>
    <w:p w:rsidR="00000000" w:rsidDel="00000000" w:rsidP="00000000" w:rsidRDefault="00000000" w:rsidRPr="00000000" w14:paraId="00000244">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Inaccessible systems often lead to workarounds, frustration, and misuse, all of which can introduce new security risks. In contrast, accessible and user-friendly systems encourage correct usage and reinforce secure behavior.</w:t>
      </w:r>
    </w:p>
    <w:p w:rsidR="00000000" w:rsidDel="00000000" w:rsidP="00000000" w:rsidRDefault="00000000" w:rsidRPr="00000000" w14:paraId="00000245">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Cyberinfiniti, integrating accessibility into cybersecurity awareness programs supports a more resilient and security-conscious workforce, where all employees are equipped to act as the first line of defense against cyber threats.</w:t>
      </w:r>
    </w:p>
    <w:p w:rsidR="00000000" w:rsidDel="00000000" w:rsidP="00000000" w:rsidRDefault="00000000" w:rsidRPr="00000000" w14:paraId="0000024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pStyle w:val="Heading2"/>
        <w:keepNext w:val="0"/>
        <w:keepLines w:val="0"/>
        <w:shd w:fill="ffffff" w:val="clear"/>
        <w:spacing w:before="480" w:line="360" w:lineRule="auto"/>
        <w:jc w:val="both"/>
        <w:rPr>
          <w:rFonts w:ascii="Times New Roman" w:cs="Times New Roman" w:eastAsia="Times New Roman" w:hAnsi="Times New Roman"/>
          <w:b w:val="1"/>
          <w:bCs w:val="1"/>
          <w:sz w:val="24"/>
          <w:szCs w:val="24"/>
        </w:rPr>
      </w:pPr>
      <w:bookmarkStart w:colFirst="0" w:colLast="0" w:name="_hc0gi0u0z3k" w:id="65"/>
      <w:bookmarkEnd w:id="65"/>
      <w:r w:rsidDel="00000000" w:rsidR="00000000" w:rsidRPr="00000000">
        <w:rPr>
          <w:rFonts w:ascii="Times New Roman" w:cs="Times New Roman" w:eastAsia="Times New Roman" w:hAnsi="Times New Roman"/>
          <w:b w:val="1"/>
          <w:bCs w:val="1"/>
          <w:sz w:val="24"/>
          <w:szCs w:val="24"/>
          <w:rtl w:val="0"/>
        </w:rPr>
        <w:t xml:space="preserve">8.2 Accessibility Testing Methodology</w:t>
      </w:r>
    </w:p>
    <w:p w:rsidR="00000000" w:rsidDel="00000000" w:rsidP="00000000" w:rsidRDefault="00000000" w:rsidRPr="00000000" w14:paraId="00000248">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assessment used a combination of automated scanning tools and manual testing methods to identify accessibility issues.</w:t>
      </w:r>
    </w:p>
    <w:p w:rsidR="00000000" w:rsidDel="00000000" w:rsidP="00000000" w:rsidRDefault="00000000" w:rsidRPr="00000000" w14:paraId="00000249">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tools were used to detect structural accessibility violations such as missing HTML attributes, improper viewport configurations, and potential WCAG compliance issues.</w:t>
      </w:r>
    </w:p>
    <w:p w:rsidR="00000000" w:rsidDel="00000000" w:rsidP="00000000" w:rsidRDefault="00000000" w:rsidRPr="00000000" w14:paraId="0000024A">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testing was performed to evaluate keyboard navigation, screen reader behavior, and multimedia accessibility.</w:t>
      </w:r>
    </w:p>
    <w:p w:rsidR="00000000" w:rsidDel="00000000" w:rsidP="00000000" w:rsidRDefault="00000000" w:rsidRPr="00000000" w14:paraId="0000024B">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tools were used during testing:</w:t>
      </w:r>
    </w:p>
    <w:tbl>
      <w:tblPr>
        <w:tblStyle w:val="Table4"/>
        <w:tblW w:w="87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5"/>
        <w:gridCol w:w="5660"/>
        <w:tblGridChange w:id="0">
          <w:tblGrid>
            <w:gridCol w:w="3125"/>
            <w:gridCol w:w="5660"/>
          </w:tblGrid>
        </w:tblGridChange>
      </w:tblGrid>
      <w:tr>
        <w:trPr>
          <w:cantSplit w:val="0"/>
          <w:trHeight w:val="500" w:hRule="atLeast"/>
          <w:tblHeader w:val="0"/>
        </w:trPr>
        <w:tc>
          <w:tcPr/>
          <w:p w:rsidR="00000000" w:rsidDel="00000000" w:rsidP="00000000" w:rsidRDefault="00000000" w:rsidRPr="00000000" w14:paraId="00000250">
            <w:pPr>
              <w:shd w:fill="ffffff" w:val="clea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w:t>
            </w:r>
            <w:r w:rsidDel="00000000" w:rsidR="00000000" w:rsidRPr="00000000">
              <w:rPr>
                <w:rtl w:val="0"/>
              </w:rPr>
            </w:r>
          </w:p>
        </w:tc>
        <w:tc>
          <w:tcPr/>
          <w:p w:rsidR="00000000" w:rsidDel="00000000" w:rsidP="00000000" w:rsidRDefault="00000000" w:rsidRPr="00000000" w14:paraId="00000251">
            <w:pPr>
              <w:shd w:fill="ffffff" w:val="clea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52">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Fezzant Accessibility Scanner</w:t>
            </w:r>
          </w:p>
        </w:tc>
        <w:tc>
          <w:tcPr/>
          <w:p w:rsidR="00000000" w:rsidDel="00000000" w:rsidP="00000000" w:rsidRDefault="00000000" w:rsidRPr="00000000" w14:paraId="00000253">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detection of accessibility violations</w:t>
            </w:r>
          </w:p>
        </w:tc>
      </w:tr>
      <w:tr>
        <w:trPr>
          <w:cantSplit w:val="0"/>
          <w:trHeight w:val="500" w:hRule="atLeast"/>
          <w:tblHeader w:val="0"/>
        </w:trPr>
        <w:tc>
          <w:tcPr/>
          <w:p w:rsidR="00000000" w:rsidDel="00000000" w:rsidP="00000000" w:rsidRDefault="00000000" w:rsidRPr="00000000" w14:paraId="00000254">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 DevTools</w:t>
            </w:r>
          </w:p>
        </w:tc>
        <w:tc>
          <w:tcPr/>
          <w:p w:rsidR="00000000" w:rsidDel="00000000" w:rsidP="00000000" w:rsidRDefault="00000000" w:rsidRPr="00000000" w14:paraId="00000255">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WCAG compliance and structural accessibility scanning</w:t>
            </w:r>
          </w:p>
        </w:tc>
      </w:tr>
      <w:tr>
        <w:trPr>
          <w:cantSplit w:val="0"/>
          <w:trHeight w:val="500" w:hRule="atLeast"/>
          <w:tblHeader w:val="0"/>
        </w:trPr>
        <w:tc>
          <w:tcPr/>
          <w:p w:rsidR="00000000" w:rsidDel="00000000" w:rsidP="00000000" w:rsidRDefault="00000000" w:rsidRPr="00000000" w14:paraId="0000025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Narrator</w:t>
            </w:r>
          </w:p>
        </w:tc>
        <w:tc>
          <w:tcPr/>
          <w:p w:rsidR="00000000" w:rsidDel="00000000" w:rsidP="00000000" w:rsidRDefault="00000000" w:rsidRPr="00000000" w14:paraId="00000257">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reader usability testing</w:t>
            </w:r>
          </w:p>
        </w:tc>
      </w:tr>
      <w:tr>
        <w:trPr>
          <w:cantSplit w:val="0"/>
          <w:trHeight w:val="500" w:hRule="atLeast"/>
          <w:tblHeader w:val="0"/>
        </w:trPr>
        <w:tc>
          <w:tcPr/>
          <w:p w:rsidR="00000000" w:rsidDel="00000000" w:rsidP="00000000" w:rsidRDefault="00000000" w:rsidRPr="00000000" w14:paraId="00000258">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keyboard navigation</w:t>
            </w:r>
          </w:p>
        </w:tc>
        <w:tc>
          <w:tcPr/>
          <w:p w:rsidR="00000000" w:rsidDel="00000000" w:rsidP="00000000" w:rsidRDefault="00000000" w:rsidRPr="00000000" w14:paraId="00000259">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interface usability without mouse input</w:t>
            </w:r>
          </w:p>
        </w:tc>
      </w:tr>
    </w:tbl>
    <w:p w:rsidR="00000000" w:rsidDel="00000000" w:rsidP="00000000" w:rsidRDefault="00000000" w:rsidRPr="00000000" w14:paraId="0000025A">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was conducted across the following components:</w:t>
      </w:r>
    </w:p>
    <w:p w:rsidR="00000000" w:rsidDel="00000000" w:rsidP="00000000" w:rsidRDefault="00000000" w:rsidRPr="00000000" w14:paraId="0000025B">
      <w:pPr>
        <w:numPr>
          <w:ilvl w:val="0"/>
          <w:numId w:val="14"/>
        </w:numP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Vivida administrative dashboard</w:t>
        <w:br w:type="textWrapping"/>
      </w:r>
    </w:p>
    <w:p w:rsidR="00000000" w:rsidDel="00000000" w:rsidP="00000000" w:rsidRDefault="00000000" w:rsidRPr="00000000" w14:paraId="0000025C">
      <w:pPr>
        <w:numPr>
          <w:ilvl w:val="0"/>
          <w:numId w:val="14"/>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Vivida learner content interface</w:t>
        <w:br w:type="textWrapping"/>
      </w:r>
    </w:p>
    <w:p w:rsidR="00000000" w:rsidDel="00000000" w:rsidP="00000000" w:rsidRDefault="00000000" w:rsidRPr="00000000" w14:paraId="0000025D">
      <w:pPr>
        <w:numPr>
          <w:ilvl w:val="0"/>
          <w:numId w:val="14"/>
        </w:numP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based training content</w:t>
        <w:br w:type="textWrapping"/>
      </w:r>
    </w:p>
    <w:p w:rsidR="00000000" w:rsidDel="00000000" w:rsidP="00000000" w:rsidRDefault="00000000" w:rsidRPr="00000000" w14:paraId="0000025E">
      <w:pPr>
        <w:numPr>
          <w:ilvl w:val="0"/>
          <w:numId w:val="14"/>
        </w:numP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generated documents and presentation materials</w:t>
        <w:br w:type="textWrapping"/>
      </w:r>
    </w:p>
    <w:p w:rsidR="00000000" w:rsidDel="00000000" w:rsidP="00000000" w:rsidRDefault="00000000" w:rsidRPr="00000000" w14:paraId="0000025F">
      <w:pPr>
        <w:pStyle w:val="Heading2"/>
        <w:keepNext w:val="0"/>
        <w:keepLines w:val="0"/>
        <w:shd w:fill="ffffff" w:val="clear"/>
        <w:spacing w:before="480" w:line="360" w:lineRule="auto"/>
        <w:jc w:val="both"/>
        <w:rPr>
          <w:rFonts w:ascii="Times New Roman" w:cs="Times New Roman" w:eastAsia="Times New Roman" w:hAnsi="Times New Roman"/>
          <w:b w:val="1"/>
          <w:bCs w:val="1"/>
          <w:sz w:val="24"/>
          <w:szCs w:val="24"/>
        </w:rPr>
      </w:pPr>
      <w:bookmarkStart w:colFirst="0" w:colLast="0" w:name="_hy3lr2dytimu" w:id="66"/>
      <w:bookmarkEnd w:id="66"/>
      <w:r w:rsidDel="00000000" w:rsidR="00000000" w:rsidRPr="00000000">
        <w:rPr>
          <w:rFonts w:ascii="Times New Roman" w:cs="Times New Roman" w:eastAsia="Times New Roman" w:hAnsi="Times New Roman"/>
          <w:b w:val="1"/>
          <w:bCs w:val="1"/>
          <w:sz w:val="24"/>
          <w:szCs w:val="24"/>
          <w:rtl w:val="0"/>
        </w:rPr>
        <w:t xml:space="preserve">8.3 Dashboard Accessibility Assessment</w:t>
      </w:r>
    </w:p>
    <w:p w:rsidR="00000000" w:rsidDel="00000000" w:rsidP="00000000" w:rsidRDefault="00000000" w:rsidRPr="00000000" w14:paraId="00000260">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 navigation testing was performed on the administrative dashboard by interacting with the platform using only the Tab, Enter, and Arrow keys.</w:t>
      </w:r>
    </w:p>
    <w:p w:rsidR="00000000" w:rsidDel="00000000" w:rsidP="00000000" w:rsidRDefault="00000000" w:rsidRPr="00000000" w14:paraId="00000261">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test was to determine whether the platform could be fully operated by users who rely exclusively on keyboard input devices.</w:t>
      </w:r>
    </w:p>
    <w:p w:rsidR="00000000" w:rsidDel="00000000" w:rsidP="00000000" w:rsidRDefault="00000000" w:rsidRPr="00000000" w14:paraId="00000262">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revealed that keyboard accessibility within the dashboard interface is only partially implemented.</w:t>
      </w:r>
    </w:p>
    <w:p w:rsidR="00000000" w:rsidDel="00000000" w:rsidP="00000000" w:rsidRDefault="00000000" w:rsidRPr="00000000" w14:paraId="00000263">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sections of the dashboard such as the Content, Learners, and Library pages were accessible using keyboard navigation. However, many other interface elements required mouse interaction in order to access or activate them.</w:t>
      </w:r>
    </w:p>
    <w:p w:rsidR="00000000" w:rsidDel="00000000" w:rsidP="00000000" w:rsidRDefault="00000000" w:rsidRPr="00000000" w14:paraId="00000264">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visible focus indicators were present when navigating using the Tab key, many interactive controls could not be activated using the Enter key. This behavior indicates that certain interface elements may lack proper keyboard event handlers or semantic button implementations.</w:t>
      </w:r>
    </w:p>
    <w:p w:rsidR="00000000" w:rsidDel="00000000" w:rsidP="00000000" w:rsidRDefault="00000000" w:rsidRPr="00000000" w14:paraId="00000265">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limitation may significantly impact users with motor impairments who rely on keyboard based navigation rather than mouse input devices.</w:t>
      </w:r>
    </w:p>
    <w:p w:rsidR="00000000" w:rsidDel="00000000" w:rsidP="00000000" w:rsidRDefault="00000000" w:rsidRPr="00000000" w14:paraId="0000026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presence of visible focus indicators represents a positive accessibility feature, full keyboard operability remains incomplete within the platform’s administrative interface.</w:t>
      </w:r>
    </w:p>
    <w:p w:rsidR="00000000" w:rsidDel="00000000" w:rsidP="00000000" w:rsidRDefault="00000000" w:rsidRPr="00000000" w14:paraId="00000267">
      <w:pPr>
        <w:pStyle w:val="Heading2"/>
        <w:keepNext w:val="0"/>
        <w:keepLines w:val="0"/>
        <w:shd w:fill="ffffff" w:val="clear"/>
        <w:spacing w:before="480" w:line="360" w:lineRule="auto"/>
        <w:jc w:val="both"/>
        <w:rPr>
          <w:rFonts w:ascii="Times New Roman" w:cs="Times New Roman" w:eastAsia="Times New Roman" w:hAnsi="Times New Roman"/>
          <w:b w:val="1"/>
          <w:bCs w:val="1"/>
          <w:sz w:val="24"/>
          <w:szCs w:val="24"/>
        </w:rPr>
      </w:pPr>
      <w:bookmarkStart w:colFirst="0" w:colLast="0" w:name="_1guyy9r39fs3" w:id="67"/>
      <w:bookmarkEnd w:id="67"/>
      <w:r w:rsidDel="00000000" w:rsidR="00000000" w:rsidRPr="00000000">
        <w:rPr>
          <w:rFonts w:ascii="Times New Roman" w:cs="Times New Roman" w:eastAsia="Times New Roman" w:hAnsi="Times New Roman"/>
          <w:b w:val="1"/>
          <w:bCs w:val="1"/>
          <w:sz w:val="24"/>
          <w:szCs w:val="24"/>
          <w:rtl w:val="0"/>
        </w:rPr>
        <w:t xml:space="preserve">8.4 Automated Accessibility Scan Results</w:t>
      </w:r>
    </w:p>
    <w:p w:rsidR="00000000" w:rsidDel="00000000" w:rsidP="00000000" w:rsidRDefault="00000000" w:rsidRPr="00000000" w14:paraId="00000268">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accessibility testing was conducted using the Fezzant Accessibility Scanner.</w:t>
      </w:r>
    </w:p>
    <w:p w:rsidR="00000000" w:rsidDel="00000000" w:rsidP="00000000" w:rsidRDefault="00000000" w:rsidRPr="00000000" w14:paraId="00000269">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scan identified two critical accessibility issues within the platform’s page configuration.</w:t>
      </w:r>
    </w:p>
    <w:p w:rsidR="00000000" w:rsidDel="00000000" w:rsidP="00000000" w:rsidRDefault="00000000" w:rsidRPr="00000000" w14:paraId="0000026A">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issue involved the absence of a language attribute in the HTML document element. The &lt;html&gt; element did not specify a language attribute indicating the primary language of the webpage.</w:t>
      </w:r>
    </w:p>
    <w:p w:rsidR="00000000" w:rsidDel="00000000" w:rsidP="00000000" w:rsidRDefault="00000000" w:rsidRPr="00000000" w14:paraId="0000026B">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attributes are critical for screen reader technologies because they allow assistive software to apply correct pronunciation and reading rules when interpreting webpage content. Without a defined language attribute, screen readers may incorrectly interpret text or read it in an unintended format.</w:t>
      </w:r>
    </w:p>
    <w:p w:rsidR="00000000" w:rsidDel="00000000" w:rsidP="00000000" w:rsidRDefault="00000000" w:rsidRPr="00000000" w14:paraId="0000026C">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issue involved the configuration of the viewport meta tag which disables zooming and text scaling functionality.</w:t>
      </w:r>
    </w:p>
    <w:p w:rsidR="00000000" w:rsidDel="00000000" w:rsidP="00000000" w:rsidRDefault="00000000" w:rsidRPr="00000000" w14:paraId="0000026D">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configuration was detected:</w:t>
      </w:r>
    </w:p>
    <w:p w:rsidR="00000000" w:rsidDel="00000000" w:rsidP="00000000" w:rsidRDefault="00000000" w:rsidRPr="00000000" w14:paraId="0000026E">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&lt;meta name="viewport" content="width=device-width, initial-scale=1.0, maximum-scale=1.0, user-scalable=no"&gt;</w:t>
      </w:r>
    </w:p>
    <w:p w:rsidR="00000000" w:rsidDel="00000000" w:rsidP="00000000" w:rsidRDefault="00000000" w:rsidRPr="00000000" w14:paraId="0000026F">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Disabling zoom functionality prevents users with visual impairments from enlarging page content. Accessibility standards recommend allowing users to freely zoom or scale content in order to improve readability.</w:t>
      </w:r>
    </w:p>
    <w:p w:rsidR="00000000" w:rsidDel="00000000" w:rsidP="00000000" w:rsidRDefault="00000000" w:rsidRPr="00000000" w14:paraId="00000270">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Preventing zoom functionality can therefore create usability barriers for individuals who require magnified content to properly read information.</w:t>
      </w:r>
    </w:p>
    <w:p w:rsidR="00000000" w:rsidDel="00000000" w:rsidP="00000000" w:rsidRDefault="00000000" w:rsidRPr="00000000" w14:paraId="00000271">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pStyle w:val="Heading2"/>
        <w:keepNext w:val="0"/>
        <w:keepLines w:val="0"/>
        <w:shd w:fill="ffffff" w:val="clear"/>
        <w:spacing w:before="480" w:line="360" w:lineRule="auto"/>
        <w:jc w:val="both"/>
        <w:rPr>
          <w:rFonts w:ascii="Times New Roman" w:cs="Times New Roman" w:eastAsia="Times New Roman" w:hAnsi="Times New Roman"/>
          <w:b w:val="1"/>
          <w:bCs w:val="1"/>
          <w:sz w:val="24"/>
          <w:szCs w:val="24"/>
        </w:rPr>
      </w:pPr>
      <w:bookmarkStart w:colFirst="0" w:colLast="0" w:name="_y8frtejn3vph" w:id="68"/>
      <w:bookmarkEnd w:id="68"/>
      <w:r w:rsidDel="00000000" w:rsidR="00000000" w:rsidRPr="00000000">
        <w:rPr>
          <w:rFonts w:ascii="Times New Roman" w:cs="Times New Roman" w:eastAsia="Times New Roman" w:hAnsi="Times New Roman"/>
          <w:b w:val="1"/>
          <w:bCs w:val="1"/>
          <w:sz w:val="24"/>
          <w:szCs w:val="24"/>
          <w:rtl w:val="0"/>
        </w:rPr>
        <w:t xml:space="preserve">8.5 axe DevTools Accessibility Scan</w:t>
      </w:r>
    </w:p>
    <w:p w:rsidR="00000000" w:rsidDel="00000000" w:rsidP="00000000" w:rsidRDefault="00000000" w:rsidRPr="00000000" w14:paraId="00000273">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automated scanning was conducted using the axe DevTools accessibility auditing extension.</w:t>
      </w:r>
    </w:p>
    <w:p w:rsidR="00000000" w:rsidDel="00000000" w:rsidP="00000000" w:rsidRDefault="00000000" w:rsidRPr="00000000" w14:paraId="00000274">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scan identified a small number of accessibility warnings related to semantic structure and markup configuration. These findings did not represent major functional barriers but indicated areas where improvements could further strengthen compatibility with accessibility standards.</w:t>
      </w:r>
    </w:p>
    <w:p w:rsidR="00000000" w:rsidDel="00000000" w:rsidP="00000000" w:rsidRDefault="00000000" w:rsidRPr="00000000" w14:paraId="00000275">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results suggest that the platform demonstrates moderate compliance with accessibility best practices but could benefit from additional structural improvements.</w:t>
      </w:r>
    </w:p>
    <w:p w:rsidR="00000000" w:rsidDel="00000000" w:rsidP="00000000" w:rsidRDefault="00000000" w:rsidRPr="00000000" w14:paraId="0000027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pStyle w:val="Heading2"/>
        <w:keepNext w:val="0"/>
        <w:keepLines w:val="0"/>
        <w:shd w:fill="ffffff" w:val="clear"/>
        <w:spacing w:before="480" w:line="360" w:lineRule="auto"/>
        <w:jc w:val="both"/>
        <w:rPr>
          <w:rFonts w:ascii="Times New Roman" w:cs="Times New Roman" w:eastAsia="Times New Roman" w:hAnsi="Times New Roman"/>
          <w:b w:val="1"/>
          <w:bCs w:val="1"/>
          <w:sz w:val="24"/>
          <w:szCs w:val="24"/>
        </w:rPr>
      </w:pPr>
      <w:bookmarkStart w:colFirst="0" w:colLast="0" w:name="_baldh9nyp4g9" w:id="69"/>
      <w:bookmarkEnd w:id="69"/>
      <w:r w:rsidDel="00000000" w:rsidR="00000000" w:rsidRPr="00000000">
        <w:rPr>
          <w:rFonts w:ascii="Times New Roman" w:cs="Times New Roman" w:eastAsia="Times New Roman" w:hAnsi="Times New Roman"/>
          <w:b w:val="1"/>
          <w:bCs w:val="1"/>
          <w:sz w:val="24"/>
          <w:szCs w:val="24"/>
          <w:rtl w:val="0"/>
        </w:rPr>
        <w:t xml:space="preserve">8.6 Video Content Accessibility Evaluation</w:t>
      </w:r>
    </w:p>
    <w:p w:rsidR="00000000" w:rsidDel="00000000" w:rsidP="00000000" w:rsidRDefault="00000000" w:rsidRPr="00000000" w14:paraId="00000278">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testing was also conducted on the training videos delivered through the platform.</w:t>
      </w:r>
    </w:p>
    <w:p w:rsidR="00000000" w:rsidDel="00000000" w:rsidP="00000000" w:rsidRDefault="00000000" w:rsidRPr="00000000" w14:paraId="00000279">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based learning is a key component of cybersecurity awareness programs and must therefore be accessible to users with different abilities.</w:t>
      </w:r>
    </w:p>
    <w:p w:rsidR="00000000" w:rsidDel="00000000" w:rsidP="00000000" w:rsidRDefault="00000000" w:rsidRPr="00000000" w14:paraId="0000027A">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showed that the majority of training videos include caption functionality which improves accessibility for individuals with hearing impairments.</w:t>
      </w:r>
    </w:p>
    <w:p w:rsidR="00000000" w:rsidDel="00000000" w:rsidP="00000000" w:rsidRDefault="00000000" w:rsidRPr="00000000" w14:paraId="0000027B">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it was observed that some captions were not fully synchronized with the spoken audio. In certain cases captions appeared slightly earlier or later than the corresponding dialogue.</w:t>
      </w:r>
    </w:p>
    <w:p w:rsidR="00000000" w:rsidDel="00000000" w:rsidP="00000000" w:rsidRDefault="00000000" w:rsidRPr="00000000" w14:paraId="0000027C">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this does not completely prevent understanding of the content, improved caption synchronization would enhance accessibility and overall learning experience.</w:t>
      </w:r>
    </w:p>
    <w:p w:rsidR="00000000" w:rsidDel="00000000" w:rsidP="00000000" w:rsidRDefault="00000000" w:rsidRPr="00000000" w14:paraId="0000027D">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playback controls such as play, pause, rewind, and volume adjustment were functional and accessible. Text displayed within videos also maintained adequate readability.</w:t>
      </w:r>
    </w:p>
    <w:p w:rsidR="00000000" w:rsidDel="00000000" w:rsidP="00000000" w:rsidRDefault="00000000" w:rsidRPr="00000000" w14:paraId="0000027E">
      <w:pPr>
        <w:pStyle w:val="Heading2"/>
        <w:keepNext w:val="0"/>
        <w:keepLines w:val="0"/>
        <w:shd w:fill="ffffff" w:val="clear"/>
        <w:spacing w:before="480" w:line="360" w:lineRule="auto"/>
        <w:jc w:val="both"/>
        <w:rPr>
          <w:rFonts w:ascii="Times New Roman" w:cs="Times New Roman" w:eastAsia="Times New Roman" w:hAnsi="Times New Roman"/>
          <w:b w:val="1"/>
          <w:bCs w:val="1"/>
          <w:sz w:val="24"/>
          <w:szCs w:val="24"/>
        </w:rPr>
      </w:pPr>
      <w:bookmarkStart w:colFirst="0" w:colLast="0" w:name="_ws457asuvtz4" w:id="70"/>
      <w:bookmarkEnd w:id="70"/>
      <w:r w:rsidDel="00000000" w:rsidR="00000000" w:rsidRPr="00000000">
        <w:rPr>
          <w:rFonts w:ascii="Times New Roman" w:cs="Times New Roman" w:eastAsia="Times New Roman" w:hAnsi="Times New Roman"/>
          <w:b w:val="1"/>
          <w:bCs w:val="1"/>
          <w:sz w:val="24"/>
          <w:szCs w:val="24"/>
          <w:rtl w:val="0"/>
        </w:rPr>
        <w:t xml:space="preserve">8.7 Accessibility Testing of Custom Training Materials</w:t>
      </w:r>
    </w:p>
    <w:p w:rsidR="00000000" w:rsidDel="00000000" w:rsidP="00000000" w:rsidRDefault="00000000" w:rsidRPr="00000000" w14:paraId="0000027F">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testing was conducted on the security awareness materials created by the internship team, including video content, written reports, and presentation slides.</w:t>
      </w:r>
    </w:p>
    <w:p w:rsidR="00000000" w:rsidDel="00000000" w:rsidP="00000000" w:rsidRDefault="00000000" w:rsidRPr="00000000" w14:paraId="00000280">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Documents were evaluated using built-in accessibility checking tools within Microsoft Word and PowerPoint.</w:t>
      </w:r>
    </w:p>
    <w:p w:rsidR="00000000" w:rsidDel="00000000" w:rsidP="00000000" w:rsidRDefault="00000000" w:rsidRPr="00000000" w14:paraId="00000281">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confirmed that the documents maintained proper heading structures, readable font sizes, and appropriate content organization.</w:t>
      </w:r>
    </w:p>
    <w:p w:rsidR="00000000" w:rsidDel="00000000" w:rsidP="00000000" w:rsidRDefault="00000000" w:rsidRPr="00000000" w14:paraId="00000282">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Slides were designed with sufficient color contrast between text and background elements to maintain readability. Overall, the team generated materials demonstrated good accessibility practices.</w:t>
      </w:r>
    </w:p>
    <w:p w:rsidR="00000000" w:rsidDel="00000000" w:rsidP="00000000" w:rsidRDefault="00000000" w:rsidRPr="00000000" w14:paraId="00000283">
      <w:pPr>
        <w:pStyle w:val="Heading2"/>
        <w:keepNext w:val="0"/>
        <w:keepLines w:val="0"/>
        <w:shd w:fill="ffffff" w:val="clear"/>
        <w:spacing w:before="480" w:line="360" w:lineRule="auto"/>
        <w:jc w:val="both"/>
        <w:rPr>
          <w:rFonts w:ascii="Times New Roman" w:cs="Times New Roman" w:eastAsia="Times New Roman" w:hAnsi="Times New Roman"/>
          <w:b w:val="1"/>
          <w:bCs w:val="1"/>
          <w:sz w:val="24"/>
          <w:szCs w:val="24"/>
        </w:rPr>
      </w:pPr>
      <w:bookmarkStart w:colFirst="0" w:colLast="0" w:name="_fqgps6jd8pus" w:id="71"/>
      <w:bookmarkEnd w:id="71"/>
      <w:r w:rsidDel="00000000" w:rsidR="00000000" w:rsidRPr="00000000">
        <w:rPr>
          <w:rFonts w:ascii="Times New Roman" w:cs="Times New Roman" w:eastAsia="Times New Roman" w:hAnsi="Times New Roman"/>
          <w:b w:val="1"/>
          <w:bCs w:val="1"/>
          <w:sz w:val="24"/>
          <w:szCs w:val="24"/>
          <w:rtl w:val="0"/>
        </w:rPr>
        <w:t xml:space="preserve">8.8 Assistive Technology Testing</w:t>
      </w:r>
    </w:p>
    <w:p w:rsidR="00000000" w:rsidDel="00000000" w:rsidP="00000000" w:rsidRDefault="00000000" w:rsidRPr="00000000" w14:paraId="00000284">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Assistive technology testing was conducted using the Microsoft Narrator screen reader.</w:t>
      </w:r>
    </w:p>
    <w:p w:rsidR="00000000" w:rsidDel="00000000" w:rsidP="00000000" w:rsidRDefault="00000000" w:rsidRPr="00000000" w14:paraId="00000285">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was navigated using keyboard commands while the screen reader interpreted page elements aloud.</w:t>
      </w:r>
    </w:p>
    <w:p w:rsidR="00000000" w:rsidDel="00000000" w:rsidP="00000000" w:rsidRDefault="00000000" w:rsidRPr="00000000" w14:paraId="0000028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 reader was able to identify most page headings and navigation links, indicating that the platform maintains a relatively structured layout.</w:t>
      </w:r>
    </w:p>
    <w:p w:rsidR="00000000" w:rsidDel="00000000" w:rsidP="00000000" w:rsidRDefault="00000000" w:rsidRPr="00000000" w14:paraId="00000287">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certain interactive elements lacked descriptive labels which may create minor usability challenges for screen reader users who rely on clear semantic descriptions of interface components.</w:t>
      </w:r>
    </w:p>
    <w:p w:rsidR="00000000" w:rsidDel="00000000" w:rsidP="00000000" w:rsidRDefault="00000000" w:rsidRPr="00000000" w14:paraId="00000288">
      <w:pPr>
        <w:pStyle w:val="Heading2"/>
        <w:keepNext w:val="0"/>
        <w:keepLines w:val="0"/>
        <w:shd w:fill="ffffff" w:val="clear"/>
        <w:spacing w:before="480" w:line="360" w:lineRule="auto"/>
        <w:jc w:val="both"/>
        <w:rPr>
          <w:rFonts w:ascii="Times New Roman" w:cs="Times New Roman" w:eastAsia="Times New Roman" w:hAnsi="Times New Roman"/>
          <w:b w:val="1"/>
          <w:bCs w:val="1"/>
          <w:sz w:val="24"/>
          <w:szCs w:val="24"/>
        </w:rPr>
      </w:pPr>
      <w:bookmarkStart w:colFirst="0" w:colLast="0" w:name="_mpdvx35h3p6p" w:id="72"/>
      <w:bookmarkEnd w:id="72"/>
      <w:r w:rsidDel="00000000" w:rsidR="00000000" w:rsidRPr="00000000">
        <w:rPr>
          <w:rFonts w:ascii="Times New Roman" w:cs="Times New Roman" w:eastAsia="Times New Roman" w:hAnsi="Times New Roman"/>
          <w:b w:val="1"/>
          <w:bCs w:val="1"/>
          <w:sz w:val="24"/>
          <w:szCs w:val="24"/>
          <w:rtl w:val="0"/>
        </w:rPr>
        <w:t xml:space="preserve">8.9 Operational Challenges Encountered</w:t>
      </w:r>
    </w:p>
    <w:p w:rsidR="00000000" w:rsidDel="00000000" w:rsidP="00000000" w:rsidRDefault="00000000" w:rsidRPr="00000000" w14:paraId="00000289">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practical use of the platform, several operational challenges were encountered which could impact usability and accessibility.</w:t>
      </w:r>
    </w:p>
    <w:p w:rsidR="00000000" w:rsidDel="00000000" w:rsidP="00000000" w:rsidRDefault="00000000" w:rsidRPr="00000000" w14:paraId="0000028A">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challenge involved the uploading of large video files. When videos exceeding approximately 100 MB were uploaded, the process often took a very long time and in some cases the upload did not complete successfully. This may create difficulties for administrators attempting to upload training materials, particularly when dealing with large video content.</w:t>
      </w:r>
    </w:p>
    <w:p w:rsidR="00000000" w:rsidDel="00000000" w:rsidP="00000000" w:rsidRDefault="00000000" w:rsidRPr="00000000" w14:paraId="0000028B">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issue observed was the absence of delete functionality within the video library. If a user mistakenly uploads an incorrect file, there is currently no option to remove or delete the video from the library. As a result, mistakenly uploaded content remains permanently visible within the system which may create confusion or clutter within the content repository.</w:t>
      </w:r>
    </w:p>
    <w:p w:rsidR="00000000" w:rsidDel="00000000" w:rsidP="00000000" w:rsidRDefault="00000000" w:rsidRPr="00000000" w14:paraId="0000028C">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additional compatibility challenge was identified with certain video formats. Video files in the .mov format were not viewable on Windows devices during testing, while they could be viewed on Mac systems. This format compatibility limitation may prevent some users from accessing training content depending on the device they are using.</w:t>
      </w:r>
    </w:p>
    <w:p w:rsidR="00000000" w:rsidDel="00000000" w:rsidP="00000000" w:rsidRDefault="00000000" w:rsidRPr="00000000" w14:paraId="0000028D">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Ideally, learning platforms should support multiple common video formats or automatically convert uploaded media into universally supported formats such as MP4 in order to ensure that all users can access training materials regardless of device or operating system.</w:t>
      </w:r>
    </w:p>
    <w:p w:rsidR="00000000" w:rsidDel="00000000" w:rsidP="00000000" w:rsidRDefault="00000000" w:rsidRPr="00000000" w14:paraId="0000028E">
      <w:pPr>
        <w:pStyle w:val="Heading2"/>
        <w:keepNext w:val="0"/>
        <w:keepLines w:val="0"/>
        <w:shd w:fill="ffffff" w:val="clear"/>
        <w:spacing w:before="480" w:line="360" w:lineRule="auto"/>
        <w:jc w:val="both"/>
        <w:rPr>
          <w:rFonts w:ascii="Times New Roman" w:cs="Times New Roman" w:eastAsia="Times New Roman" w:hAnsi="Times New Roman"/>
          <w:b w:val="1"/>
          <w:bCs w:val="1"/>
          <w:sz w:val="24"/>
          <w:szCs w:val="24"/>
        </w:rPr>
      </w:pPr>
      <w:bookmarkStart w:colFirst="0" w:colLast="0" w:name="_mwej3yewmktp" w:id="73"/>
      <w:bookmarkEnd w:id="73"/>
      <w:r w:rsidDel="00000000" w:rsidR="00000000" w:rsidRPr="00000000">
        <w:rPr>
          <w:rFonts w:ascii="Times New Roman" w:cs="Times New Roman" w:eastAsia="Times New Roman" w:hAnsi="Times New Roman"/>
          <w:b w:val="1"/>
          <w:bCs w:val="1"/>
          <w:sz w:val="24"/>
          <w:szCs w:val="24"/>
          <w:rtl w:val="0"/>
        </w:rPr>
        <w:t xml:space="preserve">8.10 Accessibility Recommendations</w:t>
      </w:r>
    </w:p>
    <w:p w:rsidR="00000000" w:rsidDel="00000000" w:rsidP="00000000" w:rsidRDefault="00000000" w:rsidRPr="00000000" w14:paraId="0000028F">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results of the accessibility evaluation, several improvements are recommended.</w:t>
      </w:r>
    </w:p>
    <w:p w:rsidR="00000000" w:rsidDel="00000000" w:rsidP="00000000" w:rsidRDefault="00000000" w:rsidRPr="00000000" w14:paraId="00000290">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HTML document structure should include a properly defined language attribute to support screen reader interpretation.</w:t>
      </w:r>
    </w:p>
    <w:p w:rsidR="00000000" w:rsidDel="00000000" w:rsidP="00000000" w:rsidRDefault="00000000" w:rsidRPr="00000000" w14:paraId="00000291">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Viewport settings should be adjusted to allow zoom and text scaling functionality for users with visual impairments.</w:t>
      </w:r>
    </w:p>
    <w:p w:rsidR="00000000" w:rsidDel="00000000" w:rsidP="00000000" w:rsidRDefault="00000000" w:rsidRPr="00000000" w14:paraId="00000292">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navigation should be improved to support complete keyboard accessibility and activation of interface elements without requiring mouse input.</w:t>
      </w:r>
    </w:p>
    <w:p w:rsidR="00000000" w:rsidDel="00000000" w:rsidP="00000000" w:rsidRDefault="00000000" w:rsidRPr="00000000" w14:paraId="00000293">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captions should be reviewed and synchronized more accurately with spoken dialogue.</w:t>
      </w:r>
    </w:p>
    <w:p w:rsidR="00000000" w:rsidDel="00000000" w:rsidP="00000000" w:rsidRDefault="00000000" w:rsidRPr="00000000" w14:paraId="00000294">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should introduce a content management feature that allows administrators to delete incorrectly uploaded files.</w:t>
      </w:r>
    </w:p>
    <w:p w:rsidR="00000000" w:rsidDel="00000000" w:rsidP="00000000" w:rsidRDefault="00000000" w:rsidRPr="00000000" w14:paraId="00000295">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upload functionality should also support automatic format conversion to ensure compatibility across different operating systems and devices.</w:t>
      </w:r>
    </w:p>
    <w:p w:rsidR="00000000" w:rsidDel="00000000" w:rsidP="00000000" w:rsidRDefault="00000000" w:rsidRPr="00000000" w14:paraId="00000296">
      <w:pPr>
        <w:pStyle w:val="Heading2"/>
        <w:keepNext w:val="0"/>
        <w:keepLines w:val="0"/>
        <w:shd w:fill="ffffff" w:val="clear"/>
        <w:spacing w:before="480" w:line="360" w:lineRule="auto"/>
        <w:jc w:val="both"/>
        <w:rPr>
          <w:rFonts w:ascii="Times New Roman" w:cs="Times New Roman" w:eastAsia="Times New Roman" w:hAnsi="Times New Roman"/>
          <w:b w:val="1"/>
          <w:bCs w:val="1"/>
          <w:sz w:val="24"/>
          <w:szCs w:val="24"/>
        </w:rPr>
      </w:pPr>
      <w:bookmarkStart w:colFirst="0" w:colLast="0" w:name="_kju5r2ecfn64" w:id="74"/>
      <w:bookmarkEnd w:id="74"/>
      <w:r w:rsidDel="00000000" w:rsidR="00000000" w:rsidRPr="00000000">
        <w:rPr>
          <w:rFonts w:ascii="Times New Roman" w:cs="Times New Roman" w:eastAsia="Times New Roman" w:hAnsi="Times New Roman"/>
          <w:b w:val="1"/>
          <w:bCs w:val="1"/>
          <w:sz w:val="24"/>
          <w:szCs w:val="24"/>
          <w:rtl w:val="0"/>
        </w:rPr>
        <w:t xml:space="preserve">8.11 WCAG Accessibility Compliance Assessment</w:t>
      </w:r>
    </w:p>
    <w:p w:rsidR="00000000" w:rsidDel="00000000" w:rsidP="00000000" w:rsidRDefault="00000000" w:rsidRPr="00000000" w14:paraId="00000297">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findings were evaluated using the principles defined in the Web Content Accessibility Guidelines.</w:t>
      </w:r>
    </w:p>
    <w:p w:rsidR="00000000" w:rsidDel="00000000" w:rsidP="00000000" w:rsidRDefault="00000000" w:rsidRPr="00000000" w14:paraId="00000298">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WCAG stands for </w:t>
      </w:r>
      <w:r w:rsidDel="00000000" w:rsidR="00000000" w:rsidRPr="00000000">
        <w:rPr>
          <w:rFonts w:ascii="Times New Roman" w:cs="Times New Roman" w:eastAsia="Times New Roman" w:hAnsi="Times New Roman"/>
          <w:b w:val="1"/>
          <w:bCs w:val="1"/>
          <w:sz w:val="24"/>
          <w:szCs w:val="24"/>
          <w:rtl w:val="0"/>
        </w:rPr>
        <w:t xml:space="preserve">Web Content Accessibility Guidelines</w:t>
      </w:r>
      <w:r w:rsidDel="00000000" w:rsidR="00000000" w:rsidRPr="00000000">
        <w:rPr>
          <w:rFonts w:ascii="Times New Roman" w:cs="Times New Roman" w:eastAsia="Times New Roman" w:hAnsi="Times New Roman"/>
          <w:sz w:val="24"/>
          <w:szCs w:val="24"/>
          <w:rtl w:val="0"/>
        </w:rPr>
        <w:t xml:space="preserve">, an internationally recognized standard for making web content accessible to people with disabilities. These guidelines are developed by the World Wide Web Consortium through its Web Accessibility Initiative.</w:t>
      </w:r>
    </w:p>
    <w:p w:rsidR="00000000" w:rsidDel="00000000" w:rsidP="00000000" w:rsidRDefault="00000000" w:rsidRPr="00000000" w14:paraId="00000299">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WCAG is built around four key accessibility principles commonly referred to as POUR.Overall assessment indicates that the platform meets several accessibility requirements but still requires improvements in keyboard accessibility, multimedia synchronization, and device compatibility.</w:t>
      </w:r>
    </w:p>
    <w:p w:rsidR="00000000" w:rsidDel="00000000" w:rsidP="00000000" w:rsidRDefault="00000000" w:rsidRPr="00000000" w14:paraId="0000029A">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29B">
            <w:pPr>
              <w:shd w:fill="ffffff" w:val="clea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WCAG Principle</w:t>
            </w:r>
            <w:r w:rsidDel="00000000" w:rsidR="00000000" w:rsidRPr="00000000">
              <w:rPr>
                <w:rtl w:val="0"/>
              </w:rPr>
            </w:r>
          </w:p>
        </w:tc>
        <w:tc>
          <w:tcPr/>
          <w:p w:rsidR="00000000" w:rsidDel="00000000" w:rsidP="00000000" w:rsidRDefault="00000000" w:rsidRPr="00000000" w14:paraId="0000029C">
            <w:pPr>
              <w:shd w:fill="ffffff" w:val="clea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Meaning</w:t>
            </w:r>
            <w:r w:rsidDel="00000000" w:rsidR="00000000" w:rsidRPr="00000000">
              <w:rPr>
                <w:rtl w:val="0"/>
              </w:rPr>
            </w:r>
          </w:p>
        </w:tc>
        <w:tc>
          <w:tcPr/>
          <w:p w:rsidR="00000000" w:rsidDel="00000000" w:rsidP="00000000" w:rsidRDefault="00000000" w:rsidRPr="00000000" w14:paraId="0000029D">
            <w:pPr>
              <w:shd w:fill="ffffff" w:val="clea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tl w:val="0"/>
              </w:rPr>
            </w:r>
          </w:p>
        </w:tc>
      </w:tr>
      <w:tr>
        <w:trPr>
          <w:cantSplit w:val="0"/>
          <w:tblHeader w:val="0"/>
        </w:trPr>
        <w:tc>
          <w:tcPr/>
          <w:p w:rsidR="00000000" w:rsidDel="00000000" w:rsidP="00000000" w:rsidRDefault="00000000" w:rsidRPr="00000000" w14:paraId="0000029E">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Perceivable</w:t>
            </w:r>
          </w:p>
        </w:tc>
        <w:tc>
          <w:tcPr/>
          <w:p w:rsidR="00000000" w:rsidDel="00000000" w:rsidP="00000000" w:rsidRDefault="00000000" w:rsidRPr="00000000" w14:paraId="0000029F">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must be presented in ways users can perceive</w:t>
            </w:r>
          </w:p>
        </w:tc>
        <w:tc>
          <w:tcPr/>
          <w:p w:rsidR="00000000" w:rsidDel="00000000" w:rsidP="00000000" w:rsidRDefault="00000000" w:rsidRPr="00000000" w14:paraId="000002A0">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captions available but some synchronization issues</w:t>
            </w:r>
          </w:p>
        </w:tc>
      </w:tr>
      <w:tr>
        <w:trPr>
          <w:cantSplit w:val="0"/>
          <w:tblHeader w:val="0"/>
        </w:trPr>
        <w:tc>
          <w:tcPr/>
          <w:p w:rsidR="00000000" w:rsidDel="00000000" w:rsidP="00000000" w:rsidRDefault="00000000" w:rsidRPr="00000000" w14:paraId="000002A1">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Operable</w:t>
            </w:r>
          </w:p>
        </w:tc>
        <w:tc>
          <w:tcPr/>
          <w:p w:rsidR="00000000" w:rsidDel="00000000" w:rsidP="00000000" w:rsidRDefault="00000000" w:rsidRPr="00000000" w14:paraId="000002A2">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components must be operable through various inputs</w:t>
            </w:r>
          </w:p>
        </w:tc>
        <w:tc>
          <w:tcPr/>
          <w:p w:rsidR="00000000" w:rsidDel="00000000" w:rsidP="00000000" w:rsidRDefault="00000000" w:rsidRPr="00000000" w14:paraId="000002A3">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 navigation partially supported</w:t>
            </w:r>
          </w:p>
        </w:tc>
      </w:tr>
      <w:tr>
        <w:trPr>
          <w:cantSplit w:val="0"/>
          <w:tblHeader w:val="0"/>
        </w:trPr>
        <w:tc>
          <w:tcPr/>
          <w:p w:rsidR="00000000" w:rsidDel="00000000" w:rsidP="00000000" w:rsidRDefault="00000000" w:rsidRPr="00000000" w14:paraId="000002A4">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Understandable</w:t>
            </w:r>
          </w:p>
        </w:tc>
        <w:tc>
          <w:tcPr/>
          <w:p w:rsidR="00000000" w:rsidDel="00000000" w:rsidP="00000000" w:rsidRDefault="00000000" w:rsidRPr="00000000" w14:paraId="000002A5">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must be clear and predictable</w:t>
            </w:r>
          </w:p>
        </w:tc>
        <w:tc>
          <w:tcPr/>
          <w:p w:rsidR="00000000" w:rsidDel="00000000" w:rsidP="00000000" w:rsidRDefault="00000000" w:rsidRPr="00000000" w14:paraId="000002A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materials clear and readable</w:t>
            </w:r>
          </w:p>
        </w:tc>
      </w:tr>
      <w:tr>
        <w:trPr>
          <w:cantSplit w:val="0"/>
          <w:tblHeader w:val="0"/>
        </w:trPr>
        <w:tc>
          <w:tcPr/>
          <w:p w:rsidR="00000000" w:rsidDel="00000000" w:rsidP="00000000" w:rsidRDefault="00000000" w:rsidRPr="00000000" w14:paraId="000002A7">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w:t>
            </w:r>
          </w:p>
        </w:tc>
        <w:tc>
          <w:tcPr/>
          <w:p w:rsidR="00000000" w:rsidDel="00000000" w:rsidP="00000000" w:rsidRDefault="00000000" w:rsidRPr="00000000" w14:paraId="000002A8">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must work across devices and assistive technologies</w:t>
            </w:r>
          </w:p>
        </w:tc>
        <w:tc>
          <w:tcPr/>
          <w:p w:rsidR="00000000" w:rsidDel="00000000" w:rsidP="00000000" w:rsidRDefault="00000000" w:rsidRPr="00000000" w14:paraId="000002A9">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device compatibility issues with video formats</w:t>
            </w:r>
          </w:p>
        </w:tc>
      </w:tr>
    </w:tbl>
    <w:p w:rsidR="00000000" w:rsidDel="00000000" w:rsidP="00000000" w:rsidRDefault="00000000" w:rsidRPr="00000000" w14:paraId="000002AA">
      <w:pPr>
        <w:pStyle w:val="Heading1"/>
        <w:keepNext w:val="0"/>
        <w:keepLines w:val="0"/>
        <w:shd w:fill="ffffff" w:val="clear"/>
        <w:spacing w:before="480" w:line="360" w:lineRule="auto"/>
        <w:jc w:val="both"/>
        <w:rPr>
          <w:rFonts w:ascii="Times New Roman" w:cs="Times New Roman" w:eastAsia="Times New Roman" w:hAnsi="Times New Roman"/>
          <w:b w:val="1"/>
          <w:bCs w:val="1"/>
          <w:sz w:val="28"/>
          <w:szCs w:val="28"/>
        </w:rPr>
      </w:pPr>
      <w:bookmarkStart w:colFirst="0" w:colLast="0" w:name="_ogb8g9cgu3ry" w:id="75"/>
      <w:bookmarkEnd w:id="75"/>
      <w:r w:rsidDel="00000000" w:rsidR="00000000" w:rsidRPr="00000000">
        <w:rPr>
          <w:rtl w:val="0"/>
        </w:rPr>
      </w:r>
    </w:p>
    <w:p w:rsidR="00000000" w:rsidDel="00000000" w:rsidP="00000000" w:rsidRDefault="00000000" w:rsidRPr="00000000" w14:paraId="000002AB">
      <w:pPr>
        <w:pStyle w:val="Heading1"/>
        <w:keepNext w:val="0"/>
        <w:keepLines w:val="0"/>
        <w:shd w:fill="ffffff" w:val="clear"/>
        <w:spacing w:before="480" w:line="360" w:lineRule="auto"/>
        <w:jc w:val="both"/>
        <w:rPr>
          <w:rFonts w:ascii="Times New Roman" w:cs="Times New Roman" w:eastAsia="Times New Roman" w:hAnsi="Times New Roman"/>
          <w:b w:val="1"/>
          <w:bCs w:val="1"/>
          <w:sz w:val="28"/>
          <w:szCs w:val="28"/>
        </w:rPr>
      </w:pPr>
      <w:bookmarkStart w:colFirst="0" w:colLast="0" w:name="_1uj8dpiwftuk" w:id="76"/>
      <w:bookmarkEnd w:id="76"/>
      <w:r w:rsidDel="00000000" w:rsidR="00000000" w:rsidRPr="00000000">
        <w:rPr>
          <w:rFonts w:ascii="Times New Roman" w:cs="Times New Roman" w:eastAsia="Times New Roman" w:hAnsi="Times New Roman"/>
          <w:b w:val="1"/>
          <w:bCs w:val="1"/>
          <w:sz w:val="28"/>
          <w:szCs w:val="28"/>
          <w:rtl w:val="0"/>
        </w:rPr>
        <w:t xml:space="preserve">9. Security Awareness Program Rollout Timeline</w:t>
      </w:r>
    </w:p>
    <w:p w:rsidR="00000000" w:rsidDel="00000000" w:rsidP="00000000" w:rsidRDefault="00000000" w:rsidRPr="00000000" w14:paraId="000002AC">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timeline outlines the proposed implementation plan for the awareness program.This phased approach ensures structured deployment and continuous evaluation of the training program.</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1590"/>
        <w:gridCol w:w="4050"/>
        <w:tblGridChange w:id="0">
          <w:tblGrid>
            <w:gridCol w:w="3720"/>
            <w:gridCol w:w="1590"/>
            <w:gridCol w:w="4050"/>
          </w:tblGrid>
        </w:tblGridChange>
      </w:tblGrid>
      <w:tr>
        <w:trPr>
          <w:cantSplit w:val="0"/>
          <w:tblHeader w:val="0"/>
        </w:trPr>
        <w:tc>
          <w:tcPr/>
          <w:p w:rsidR="00000000" w:rsidDel="00000000" w:rsidP="00000000" w:rsidRDefault="00000000" w:rsidRPr="00000000" w14:paraId="000002AD">
            <w:pPr>
              <w:shd w:fill="ffffff" w:val="clear"/>
              <w:spacing w:after="8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w:t>
            </w:r>
            <w:r w:rsidDel="00000000" w:rsidR="00000000" w:rsidRPr="00000000">
              <w:rPr>
                <w:rtl w:val="0"/>
              </w:rPr>
            </w:r>
          </w:p>
        </w:tc>
        <w:tc>
          <w:tcPr/>
          <w:p w:rsidR="00000000" w:rsidDel="00000000" w:rsidP="00000000" w:rsidRDefault="00000000" w:rsidRPr="00000000" w14:paraId="000002AE">
            <w:pPr>
              <w:shd w:fill="ffffff" w:val="clear"/>
              <w:spacing w:after="8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tl w:val="0"/>
              </w:rPr>
            </w:r>
          </w:p>
        </w:tc>
        <w:tc>
          <w:tcPr/>
          <w:p w:rsidR="00000000" w:rsidDel="00000000" w:rsidP="00000000" w:rsidRDefault="00000000" w:rsidRPr="00000000" w14:paraId="000002AF">
            <w:pPr>
              <w:shd w:fill="ffffff" w:val="clear"/>
              <w:spacing w:after="8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Activities</w:t>
            </w:r>
            <w:r w:rsidDel="00000000" w:rsidR="00000000" w:rsidRPr="00000000">
              <w:rPr>
                <w:rtl w:val="0"/>
              </w:rPr>
            </w:r>
          </w:p>
        </w:tc>
      </w:tr>
      <w:tr>
        <w:trPr>
          <w:cantSplit w:val="0"/>
          <w:tblHeader w:val="0"/>
        </w:trPr>
        <w:tc>
          <w:tcPr/>
          <w:p w:rsidR="00000000" w:rsidDel="00000000" w:rsidP="00000000" w:rsidRDefault="00000000" w:rsidRPr="00000000" w14:paraId="000002B0">
            <w:pPr>
              <w:shd w:fill="ffffff" w:val="clear"/>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1 – Program Setup</w:t>
            </w:r>
          </w:p>
        </w:tc>
        <w:tc>
          <w:tcPr/>
          <w:p w:rsidR="00000000" w:rsidDel="00000000" w:rsidP="00000000" w:rsidRDefault="00000000" w:rsidRPr="00000000" w14:paraId="000002B1">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w:t>
            </w:r>
          </w:p>
        </w:tc>
        <w:tc>
          <w:tcPr/>
          <w:p w:rsidR="00000000" w:rsidDel="00000000" w:rsidP="00000000" w:rsidRDefault="00000000" w:rsidRPr="00000000" w14:paraId="000002B2">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Vivida platform, upload training materials</w:t>
            </w:r>
          </w:p>
        </w:tc>
      </w:tr>
      <w:tr>
        <w:trPr>
          <w:cantSplit w:val="0"/>
          <w:tblHeader w:val="0"/>
        </w:trPr>
        <w:tc>
          <w:tcPr/>
          <w:p w:rsidR="00000000" w:rsidDel="00000000" w:rsidP="00000000" w:rsidRDefault="00000000" w:rsidRPr="00000000" w14:paraId="000002B3">
            <w:pPr>
              <w:shd w:fill="ffffff" w:val="clear"/>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2 – Employee Enrollment</w:t>
            </w:r>
          </w:p>
        </w:tc>
        <w:tc>
          <w:tcPr/>
          <w:p w:rsidR="00000000" w:rsidDel="00000000" w:rsidP="00000000" w:rsidRDefault="00000000" w:rsidRPr="00000000" w14:paraId="000002B4">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w:t>
            </w:r>
          </w:p>
        </w:tc>
        <w:tc>
          <w:tcPr/>
          <w:p w:rsidR="00000000" w:rsidDel="00000000" w:rsidP="00000000" w:rsidRDefault="00000000" w:rsidRPr="00000000" w14:paraId="000002B5">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Invite employees and onboard users</w:t>
            </w:r>
          </w:p>
        </w:tc>
      </w:tr>
      <w:tr>
        <w:trPr>
          <w:cantSplit w:val="0"/>
          <w:tblHeader w:val="0"/>
        </w:trPr>
        <w:tc>
          <w:tcPr/>
          <w:p w:rsidR="00000000" w:rsidDel="00000000" w:rsidP="00000000" w:rsidRDefault="00000000" w:rsidRPr="00000000" w14:paraId="000002B6">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3 – Training Delivery</w:t>
            </w:r>
          </w:p>
        </w:tc>
        <w:tc>
          <w:tcPr/>
          <w:p w:rsidR="00000000" w:rsidDel="00000000" w:rsidP="00000000" w:rsidRDefault="00000000" w:rsidRPr="00000000" w14:paraId="000002B7">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3–4</w:t>
            </w:r>
          </w:p>
        </w:tc>
        <w:tc>
          <w:tcPr/>
          <w:p w:rsidR="00000000" w:rsidDel="00000000" w:rsidP="00000000" w:rsidRDefault="00000000" w:rsidRPr="00000000" w14:paraId="000002B8">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complete awareness modules</w:t>
            </w:r>
          </w:p>
        </w:tc>
      </w:tr>
      <w:tr>
        <w:trPr>
          <w:cantSplit w:val="0"/>
          <w:tblHeader w:val="0"/>
        </w:trPr>
        <w:tc>
          <w:tcPr/>
          <w:p w:rsidR="00000000" w:rsidDel="00000000" w:rsidP="00000000" w:rsidRDefault="00000000" w:rsidRPr="00000000" w14:paraId="000002B9">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4 – Engagement Monitoring</w:t>
            </w:r>
          </w:p>
        </w:tc>
        <w:tc>
          <w:tcPr/>
          <w:p w:rsidR="00000000" w:rsidDel="00000000" w:rsidP="00000000" w:rsidRDefault="00000000" w:rsidRPr="00000000" w14:paraId="000002BA">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w:t>
            </w:r>
          </w:p>
        </w:tc>
        <w:tc>
          <w:tcPr/>
          <w:p w:rsidR="00000000" w:rsidDel="00000000" w:rsidP="00000000" w:rsidRDefault="00000000" w:rsidRPr="00000000" w14:paraId="000002BB">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participation and training completion</w:t>
            </w:r>
          </w:p>
        </w:tc>
      </w:tr>
      <w:tr>
        <w:trPr>
          <w:cantSplit w:val="0"/>
          <w:tblHeader w:val="0"/>
        </w:trPr>
        <w:tc>
          <w:tcPr/>
          <w:p w:rsidR="00000000" w:rsidDel="00000000" w:rsidP="00000000" w:rsidRDefault="00000000" w:rsidRPr="00000000" w14:paraId="000002BC">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5 – Evaluation &amp; Feedback</w:t>
            </w:r>
          </w:p>
        </w:tc>
        <w:tc>
          <w:tcPr/>
          <w:p w:rsidR="00000000" w:rsidDel="00000000" w:rsidP="00000000" w:rsidRDefault="00000000" w:rsidRPr="00000000" w14:paraId="000002BD">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w:t>
            </w:r>
          </w:p>
        </w:tc>
        <w:tc>
          <w:tcPr/>
          <w:p w:rsidR="00000000" w:rsidDel="00000000" w:rsidP="00000000" w:rsidRDefault="00000000" w:rsidRPr="00000000" w14:paraId="000002BE">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effectiveness and gather feedback</w:t>
            </w:r>
          </w:p>
        </w:tc>
      </w:tr>
    </w:tbl>
    <w:p w:rsidR="00000000" w:rsidDel="00000000" w:rsidP="00000000" w:rsidRDefault="00000000" w:rsidRPr="00000000" w14:paraId="000002BF">
      <w:pPr>
        <w:pStyle w:val="Heading1"/>
        <w:keepNext w:val="0"/>
        <w:keepLines w:val="0"/>
        <w:shd w:fill="ffffff" w:val="clear"/>
        <w:spacing w:before="480" w:line="360" w:lineRule="auto"/>
        <w:jc w:val="both"/>
        <w:rPr>
          <w:rFonts w:ascii="Times New Roman" w:cs="Times New Roman" w:eastAsia="Times New Roman" w:hAnsi="Times New Roman"/>
          <w:sz w:val="24"/>
          <w:szCs w:val="24"/>
        </w:rPr>
      </w:pPr>
      <w:bookmarkStart w:colFirst="0" w:colLast="0" w:name="_cjq5kvpvlv8k" w:id="77"/>
      <w:bookmarkEnd w:id="77"/>
      <w:r w:rsidDel="00000000" w:rsidR="00000000" w:rsidRPr="00000000">
        <w:rPr>
          <w:rtl w:val="0"/>
        </w:rPr>
      </w:r>
    </w:p>
    <w:p w:rsidR="00000000" w:rsidDel="00000000" w:rsidP="00000000" w:rsidRDefault="00000000" w:rsidRPr="00000000" w14:paraId="000002C0">
      <w:pPr>
        <w:pStyle w:val="Heading1"/>
        <w:keepNext w:val="0"/>
        <w:keepLines w:val="0"/>
        <w:shd w:fill="ffffff" w:val="clear"/>
        <w:spacing w:before="480" w:line="360" w:lineRule="auto"/>
        <w:jc w:val="both"/>
        <w:rPr>
          <w:rFonts w:ascii="Times New Roman" w:cs="Times New Roman" w:eastAsia="Times New Roman" w:hAnsi="Times New Roman"/>
          <w:b w:val="1"/>
          <w:bCs w:val="1"/>
          <w:sz w:val="28"/>
          <w:szCs w:val="28"/>
        </w:rPr>
      </w:pPr>
      <w:bookmarkStart w:colFirst="0" w:colLast="0" w:name="_7bq27gq0lrt9" w:id="78"/>
      <w:bookmarkEnd w:id="78"/>
      <w:r w:rsidDel="00000000" w:rsidR="00000000" w:rsidRPr="00000000">
        <w:rPr>
          <w:rFonts w:ascii="Times New Roman" w:cs="Times New Roman" w:eastAsia="Times New Roman" w:hAnsi="Times New Roman"/>
          <w:b w:val="1"/>
          <w:bCs w:val="1"/>
          <w:sz w:val="28"/>
          <w:szCs w:val="28"/>
          <w:rtl w:val="0"/>
        </w:rPr>
        <w:t xml:space="preserve">10. Challenges Encountered</w:t>
      </w:r>
    </w:p>
    <w:p w:rsidR="00000000" w:rsidDel="00000000" w:rsidP="00000000" w:rsidRDefault="00000000" w:rsidRPr="00000000" w14:paraId="000002C1">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operational challenges were encountered during the development of this assessment and awareness program.</w:t>
      </w:r>
    </w:p>
    <w:p w:rsidR="00000000" w:rsidDel="00000000" w:rsidP="00000000" w:rsidRDefault="00000000" w:rsidRPr="00000000" w14:paraId="000002C2">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included coordinating team collaboration, adapting training materials to the </w:t>
      </w:r>
      <w:r w:rsidDel="00000000" w:rsidR="00000000" w:rsidRPr="00000000">
        <w:rPr>
          <w:rFonts w:ascii="Times New Roman" w:cs="Times New Roman" w:eastAsia="Times New Roman" w:hAnsi="Times New Roman"/>
          <w:sz w:val="24"/>
          <w:szCs w:val="24"/>
          <w:rtl w:val="0"/>
        </w:rPr>
        <w:t xml:space="preserve">Cyberinfiniti</w:t>
      </w:r>
      <w:r w:rsidDel="00000000" w:rsidR="00000000" w:rsidRPr="00000000">
        <w:rPr>
          <w:rFonts w:ascii="Times New Roman" w:cs="Times New Roman" w:eastAsia="Times New Roman" w:hAnsi="Times New Roman"/>
          <w:sz w:val="24"/>
          <w:szCs w:val="24"/>
          <w:rtl w:val="0"/>
        </w:rPr>
        <w:t xml:space="preserve"> operational context, and ensuring accessibility compliance across all training resources.</w:t>
      </w:r>
    </w:p>
    <w:p w:rsidR="00000000" w:rsidDel="00000000" w:rsidP="00000000" w:rsidRDefault="00000000" w:rsidRPr="00000000" w14:paraId="000002C3">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challenges, the team successfully implemented a comprehensive training framework aligned with organizational security objectives.</w:t>
      </w:r>
    </w:p>
    <w:p w:rsidR="00000000" w:rsidDel="00000000" w:rsidP="00000000" w:rsidRDefault="00000000" w:rsidRPr="00000000" w14:paraId="000002C4">
      <w:pPr>
        <w:pStyle w:val="Heading1"/>
        <w:keepNext w:val="0"/>
        <w:keepLines w:val="0"/>
        <w:shd w:fill="ffffff" w:val="clear"/>
        <w:spacing w:before="480" w:line="360" w:lineRule="auto"/>
        <w:jc w:val="both"/>
        <w:rPr>
          <w:rFonts w:ascii="Times New Roman" w:cs="Times New Roman" w:eastAsia="Times New Roman" w:hAnsi="Times New Roman"/>
          <w:b w:val="1"/>
          <w:bCs w:val="1"/>
          <w:sz w:val="24"/>
          <w:szCs w:val="24"/>
        </w:rPr>
      </w:pPr>
      <w:bookmarkStart w:colFirst="0" w:colLast="0" w:name="_bxd3begadmm1" w:id="79"/>
      <w:bookmarkEnd w:id="79"/>
      <w:r w:rsidDel="00000000" w:rsidR="00000000" w:rsidRPr="00000000">
        <w:rPr>
          <w:rtl w:val="0"/>
        </w:rPr>
      </w:r>
    </w:p>
    <w:p w:rsidR="00000000" w:rsidDel="00000000" w:rsidP="00000000" w:rsidRDefault="00000000" w:rsidRPr="00000000" w14:paraId="000002C5">
      <w:pPr>
        <w:pStyle w:val="Heading1"/>
        <w:keepNext w:val="0"/>
        <w:keepLines w:val="0"/>
        <w:shd w:fill="ffffff" w:val="clear"/>
        <w:spacing w:before="480" w:line="360" w:lineRule="auto"/>
        <w:jc w:val="both"/>
        <w:rPr>
          <w:rFonts w:ascii="Times New Roman" w:cs="Times New Roman" w:eastAsia="Times New Roman" w:hAnsi="Times New Roman"/>
          <w:b w:val="1"/>
          <w:bCs w:val="1"/>
          <w:sz w:val="28"/>
          <w:szCs w:val="28"/>
        </w:rPr>
      </w:pPr>
      <w:bookmarkStart w:colFirst="0" w:colLast="0" w:name="_gb477vkn3o92" w:id="80"/>
      <w:bookmarkEnd w:id="80"/>
      <w:r w:rsidDel="00000000" w:rsidR="00000000" w:rsidRPr="00000000">
        <w:rPr>
          <w:rFonts w:ascii="Times New Roman" w:cs="Times New Roman" w:eastAsia="Times New Roman" w:hAnsi="Times New Roman"/>
          <w:b w:val="1"/>
          <w:bCs w:val="1"/>
          <w:sz w:val="28"/>
          <w:szCs w:val="28"/>
          <w:rtl w:val="0"/>
        </w:rPr>
        <w:t xml:space="preserve">11. Strategic Recommendations</w:t>
      </w:r>
    </w:p>
    <w:p w:rsidR="00000000" w:rsidDel="00000000" w:rsidP="00000000" w:rsidRDefault="00000000" w:rsidRPr="00000000" w14:paraId="000002C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of this assessment, the following recommendations are proposed to strengthen Cyberinfiniti’s cybersecurity posture:</w:t>
      </w:r>
    </w:p>
    <w:p w:rsidR="00000000" w:rsidDel="00000000" w:rsidP="00000000" w:rsidRDefault="00000000" w:rsidRPr="00000000" w14:paraId="000002C7">
      <w:pPr>
        <w:numPr>
          <w:ilvl w:val="0"/>
          <w:numId w:val="34"/>
        </w:numPr>
        <w:shd w:fill="ffffff" w:val="clea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 mandatory quarterly security awareness training for all employees.</w:t>
      </w:r>
    </w:p>
    <w:p w:rsidR="00000000" w:rsidDel="00000000" w:rsidP="00000000" w:rsidRDefault="00000000" w:rsidRPr="00000000" w14:paraId="000002C8">
      <w:pPr>
        <w:numPr>
          <w:ilvl w:val="0"/>
          <w:numId w:val="34"/>
        </w:numP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regular phishing simulation exercises to test employee awareness.</w:t>
      </w:r>
    </w:p>
    <w:p w:rsidR="00000000" w:rsidDel="00000000" w:rsidP="00000000" w:rsidRDefault="00000000" w:rsidRPr="00000000" w14:paraId="000002C9">
      <w:pPr>
        <w:numPr>
          <w:ilvl w:val="0"/>
          <w:numId w:val="34"/>
        </w:numP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strict access control policies for administrative systems.</w:t>
      </w:r>
    </w:p>
    <w:p w:rsidR="00000000" w:rsidDel="00000000" w:rsidP="00000000" w:rsidRDefault="00000000" w:rsidRPr="00000000" w14:paraId="000002CA">
      <w:pPr>
        <w:numPr>
          <w:ilvl w:val="0"/>
          <w:numId w:val="34"/>
        </w:numPr>
        <w:shd w:fill="ffffff" w:val="clea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 a Human Risk Management framework to continuously monitor   employee security behavior.</w:t>
      </w:r>
    </w:p>
    <w:p w:rsidR="00000000" w:rsidDel="00000000" w:rsidP="00000000" w:rsidRDefault="00000000" w:rsidRPr="00000000" w14:paraId="000002CB">
      <w:pPr>
        <w:numPr>
          <w:ilvl w:val="0"/>
          <w:numId w:val="34"/>
        </w:numPr>
        <w:shd w:fill="ffffff" w:val="clea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clear procedures for handling sensitive client security information.</w:t>
      </w:r>
    </w:p>
    <w:p w:rsidR="00000000" w:rsidDel="00000000" w:rsidP="00000000" w:rsidRDefault="00000000" w:rsidRPr="00000000" w14:paraId="000002CC">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pStyle w:val="Heading1"/>
        <w:keepNext w:val="0"/>
        <w:keepLines w:val="0"/>
        <w:shd w:fill="ffffff" w:val="clear"/>
        <w:spacing w:before="480" w:line="360" w:lineRule="auto"/>
        <w:jc w:val="both"/>
        <w:rPr>
          <w:rFonts w:ascii="Times New Roman" w:cs="Times New Roman" w:eastAsia="Times New Roman" w:hAnsi="Times New Roman"/>
          <w:b w:val="1"/>
          <w:bCs w:val="1"/>
          <w:sz w:val="28"/>
          <w:szCs w:val="28"/>
        </w:rPr>
      </w:pPr>
      <w:bookmarkStart w:colFirst="0" w:colLast="0" w:name="_xgeesz7fc156" w:id="81"/>
      <w:bookmarkEnd w:id="81"/>
      <w:r w:rsidDel="00000000" w:rsidR="00000000" w:rsidRPr="00000000">
        <w:rPr>
          <w:rFonts w:ascii="Times New Roman" w:cs="Times New Roman" w:eastAsia="Times New Roman" w:hAnsi="Times New Roman"/>
          <w:b w:val="1"/>
          <w:bCs w:val="1"/>
          <w:sz w:val="28"/>
          <w:szCs w:val="28"/>
          <w:rtl w:val="0"/>
        </w:rPr>
        <w:t xml:space="preserve">12. Conclusion</w:t>
      </w:r>
    </w:p>
    <w:p w:rsidR="00000000" w:rsidDel="00000000" w:rsidP="00000000" w:rsidRDefault="00000000" w:rsidRPr="00000000" w14:paraId="000002CE">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behavior remains one of the most critical components of cybersecurity risk management. Even organizations equipped with advanced security technologies remain vulnerable if employees are not adequately prepared to identify and respond to cyber threats.</w:t>
      </w:r>
    </w:p>
    <w:p w:rsidR="00000000" w:rsidDel="00000000" w:rsidP="00000000" w:rsidRDefault="00000000" w:rsidRPr="00000000" w14:paraId="000002CF">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and implementation of a structured security awareness program represents a key step toward reducing human-related cybersecurity risks within </w:t>
      </w:r>
      <w:r w:rsidDel="00000000" w:rsidR="00000000" w:rsidRPr="00000000">
        <w:rPr>
          <w:rFonts w:ascii="Times New Roman" w:cs="Times New Roman" w:eastAsia="Times New Roman" w:hAnsi="Times New Roman"/>
          <w:sz w:val="24"/>
          <w:szCs w:val="24"/>
          <w:rtl w:val="0"/>
        </w:rPr>
        <w:t xml:space="preserve">Cyberinfiniti</w:t>
      </w:r>
      <w:r w:rsidDel="00000000" w:rsidR="00000000" w:rsidRPr="00000000">
        <w:rPr>
          <w:rFonts w:ascii="Times New Roman" w:cs="Times New Roman" w:eastAsia="Times New Roman" w:hAnsi="Times New Roman"/>
          <w:sz w:val="24"/>
          <w:szCs w:val="24"/>
          <w:rtl w:val="0"/>
        </w:rPr>
        <w:t xml:space="preserve"> Ltd.</w:t>
      </w:r>
    </w:p>
    <w:p w:rsidR="00000000" w:rsidDel="00000000" w:rsidP="00000000" w:rsidRDefault="00000000" w:rsidRPr="00000000" w14:paraId="000002D0">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fostering a strong culture of cybersecurity awareness, the organization can strengthen its resilience against social engineering attacks and other human-driven cyber threats while maintaining trust with its clients and stakeholders.</w:t>
      </w:r>
    </w:p>
    <w:p w:rsidR="00000000" w:rsidDel="00000000" w:rsidP="00000000" w:rsidRDefault="00000000" w:rsidRPr="00000000" w14:paraId="000002D1">
      <w:pPr>
        <w:shd w:fill="ffffff" w:val="clea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2">
      <w:pPr>
        <w:shd w:fill="ffffff" w:val="clea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3">
      <w:pPr>
        <w:shd w:fill="ffffff" w:val="clea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4">
      <w:pPr>
        <w:shd w:fill="ffffff" w:val="clea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5">
      <w:pPr>
        <w:shd w:fill="ffffff" w:val="clea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6">
      <w:pPr>
        <w:shd w:fill="ffffff" w:val="clea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7">
      <w:pPr>
        <w:shd w:fill="ffffff" w:val="clea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8">
      <w:pPr>
        <w:shd w:fill="ffffff" w:val="clea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References</w:t>
      </w:r>
    </w:p>
    <w:p w:rsidR="00000000" w:rsidDel="00000000" w:rsidP="00000000" w:rsidRDefault="00000000" w:rsidRPr="00000000" w14:paraId="000002D9">
      <w:pPr>
        <w:shd w:fill="ffffff" w:val="clea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VIVIDA Contents</w:t>
      </w:r>
      <w:hyperlink r:id="rId10">
        <w:r w:rsidDel="00000000" w:rsidR="00000000" w:rsidRPr="00000000">
          <w:rPr>
            <w:color w:val="1155cc"/>
            <w:sz w:val="26"/>
            <w:szCs w:val="26"/>
            <w:u w:val="single"/>
            <w:rtl w:val="0"/>
          </w:rPr>
          <w:t xml:space="preserve"> </w:t>
        </w:r>
      </w:hyperlink>
      <w:hyperlink r:id="rId11">
        <w:r w:rsidDel="00000000" w:rsidR="00000000" w:rsidRPr="00000000">
          <w:rPr>
            <w:rFonts w:ascii="Times New Roman" w:cs="Times New Roman" w:eastAsia="Times New Roman" w:hAnsi="Times New Roman"/>
            <w:color w:val="1155cc"/>
            <w:sz w:val="26"/>
            <w:szCs w:val="26"/>
            <w:u w:val="single"/>
            <w:rtl w:val="0"/>
          </w:rPr>
          <w:t xml:space="preserve">https://beta.reels.vivida.io/feed</w:t>
        </w:r>
      </w:hyperlink>
      <w:r w:rsidDel="00000000" w:rsidR="00000000" w:rsidRPr="00000000">
        <w:rPr>
          <w:rtl w:val="0"/>
        </w:rPr>
      </w:r>
    </w:p>
    <w:p w:rsidR="00000000" w:rsidDel="00000000" w:rsidP="00000000" w:rsidRDefault="00000000" w:rsidRPr="00000000" w14:paraId="000002DA">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Free accessibility testing tools</w:t>
      </w:r>
    </w:p>
    <w:p w:rsidR="00000000" w:rsidDel="00000000" w:rsidP="00000000" w:rsidRDefault="00000000" w:rsidRPr="00000000" w14:paraId="000002DB">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Fezzant Accessibility Scanner:</w:t>
      </w:r>
    </w:p>
    <w:p w:rsidR="00000000" w:rsidDel="00000000" w:rsidP="00000000" w:rsidRDefault="00000000" w:rsidRPr="00000000" w14:paraId="000002DC">
      <w:pPr>
        <w:shd w:fill="ffffff" w:val="clear"/>
        <w:spacing w:after="240" w:before="240" w:line="360" w:lineRule="auto"/>
        <w:jc w:val="both"/>
        <w:rPr>
          <w:sz w:val="28"/>
          <w:szCs w:val="28"/>
        </w:rPr>
      </w:pPr>
      <w:hyperlink r:id="rId12">
        <w:r w:rsidDel="00000000" w:rsidR="00000000" w:rsidRPr="00000000">
          <w:rPr>
            <w:color w:val="1155cc"/>
            <w:sz w:val="28"/>
            <w:szCs w:val="28"/>
            <w:u w:val="single"/>
            <w:rtl w:val="0"/>
          </w:rPr>
          <w:t xml:space="preserve">https://chromewebstore.google.com/detail/fezzant-accessibility-sca/nngholkdjmoikkjbljnljddagnllmgbh?hl=en&amp;pli=1</w:t>
        </w:r>
      </w:hyperlink>
      <w:r w:rsidDel="00000000" w:rsidR="00000000" w:rsidRPr="00000000">
        <w:rPr>
          <w:rtl w:val="0"/>
        </w:rPr>
      </w:r>
    </w:p>
    <w:p w:rsidR="00000000" w:rsidDel="00000000" w:rsidP="00000000" w:rsidRDefault="00000000" w:rsidRPr="00000000" w14:paraId="000002DD">
      <w:pPr>
        <w:shd w:fill="ffffff" w:val="clea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Useful links:</w:t>
      </w:r>
    </w:p>
    <w:p w:rsidR="00000000" w:rsidDel="00000000" w:rsidP="00000000" w:rsidRDefault="00000000" w:rsidRPr="00000000" w14:paraId="000002DE">
      <w:pPr>
        <w:shd w:fill="ffffff" w:val="clear"/>
        <w:spacing w:after="240" w:before="240" w:line="360" w:lineRule="auto"/>
        <w:jc w:val="both"/>
        <w:rPr>
          <w:rFonts w:ascii="Times New Roman" w:cs="Times New Roman" w:eastAsia="Times New Roman" w:hAnsi="Times New Roman"/>
          <w:sz w:val="26"/>
          <w:szCs w:val="26"/>
        </w:rPr>
      </w:pPr>
      <w:hyperlink r:id="rId13">
        <w:r w:rsidDel="00000000" w:rsidR="00000000" w:rsidRPr="00000000">
          <w:rPr>
            <w:rFonts w:ascii="Times New Roman" w:cs="Times New Roman" w:eastAsia="Times New Roman" w:hAnsi="Times New Roman"/>
            <w:color w:val="1155cc"/>
            <w:sz w:val="26"/>
            <w:szCs w:val="26"/>
            <w:u w:val="single"/>
            <w:rtl w:val="0"/>
          </w:rPr>
          <w:t xml:space="preserve">https://accessiblesecurity.org/</w:t>
        </w:r>
      </w:hyperlink>
      <w:r w:rsidDel="00000000" w:rsidR="00000000" w:rsidRPr="00000000">
        <w:rPr>
          <w:rtl w:val="0"/>
        </w:rPr>
      </w:r>
    </w:p>
    <w:p w:rsidR="00000000" w:rsidDel="00000000" w:rsidP="00000000" w:rsidRDefault="00000000" w:rsidRPr="00000000" w14:paraId="000002DF">
      <w:pPr>
        <w:shd w:fill="ffffff" w:val="clear"/>
        <w:spacing w:after="240" w:before="240" w:line="360" w:lineRule="auto"/>
        <w:jc w:val="both"/>
        <w:rPr>
          <w:rFonts w:ascii="Times New Roman" w:cs="Times New Roman" w:eastAsia="Times New Roman" w:hAnsi="Times New Roman"/>
          <w:sz w:val="26"/>
          <w:szCs w:val="26"/>
        </w:rPr>
      </w:pPr>
      <w:hyperlink r:id="rId14">
        <w:r w:rsidDel="00000000" w:rsidR="00000000" w:rsidRPr="00000000">
          <w:rPr>
            <w:rFonts w:ascii="Times New Roman" w:cs="Times New Roman" w:eastAsia="Times New Roman" w:hAnsi="Times New Roman"/>
            <w:color w:val="1155cc"/>
            <w:sz w:val="26"/>
            <w:szCs w:val="26"/>
            <w:u w:val="single"/>
            <w:rtl w:val="0"/>
          </w:rPr>
          <w:t xml:space="preserve">https://www.linkedin.com/pulse/intersection-accessibility-cybersecurity-why-matters-aliyu-g-yisa-wldfe</w:t>
        </w:r>
      </w:hyperlink>
      <w:r w:rsidDel="00000000" w:rsidR="00000000" w:rsidRPr="00000000">
        <w:rPr>
          <w:rtl w:val="0"/>
        </w:rPr>
      </w:r>
    </w:p>
    <w:p w:rsidR="00000000" w:rsidDel="00000000" w:rsidP="00000000" w:rsidRDefault="00000000" w:rsidRPr="00000000" w14:paraId="000002E0">
      <w:pPr>
        <w:shd w:fill="ffffff" w:val="clear"/>
        <w:spacing w:after="240" w:before="240" w:line="360" w:lineRule="auto"/>
        <w:jc w:val="both"/>
        <w:rPr>
          <w:rFonts w:ascii="Times New Roman" w:cs="Times New Roman" w:eastAsia="Times New Roman" w:hAnsi="Times New Roman"/>
          <w:sz w:val="26"/>
          <w:szCs w:val="26"/>
        </w:rPr>
      </w:pPr>
      <w:hyperlink r:id="rId15">
        <w:r w:rsidDel="00000000" w:rsidR="00000000" w:rsidRPr="00000000">
          <w:rPr>
            <w:rFonts w:ascii="Times New Roman" w:cs="Times New Roman" w:eastAsia="Times New Roman" w:hAnsi="Times New Roman"/>
            <w:color w:val="1155cc"/>
            <w:sz w:val="26"/>
            <w:szCs w:val="26"/>
            <w:u w:val="single"/>
            <w:rtl w:val="0"/>
          </w:rPr>
          <w:t xml:space="preserve">https://blog.fezzant.com/inaccessible-bytes-hurdles-and-hopes-for-accessible-cybersecurity-education-by-emily-kiehl-891f5ea6e2cb</w:t>
        </w:r>
      </w:hyperlink>
      <w:r w:rsidDel="00000000" w:rsidR="00000000" w:rsidRPr="00000000">
        <w:rPr>
          <w:rtl w:val="0"/>
        </w:rPr>
      </w:r>
    </w:p>
    <w:p w:rsidR="00000000" w:rsidDel="00000000" w:rsidP="00000000" w:rsidRDefault="00000000" w:rsidRPr="00000000" w14:paraId="000002E1">
      <w:pPr>
        <w:shd w:fill="ffffff" w:val="clea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VIVIDA REELS FEED:</w:t>
      </w:r>
    </w:p>
    <w:p w:rsidR="00000000" w:rsidDel="00000000" w:rsidP="00000000" w:rsidRDefault="00000000" w:rsidRPr="00000000" w14:paraId="000002E2">
      <w:pPr>
        <w:shd w:fill="ffffff" w:val="clear"/>
        <w:spacing w:after="240" w:before="240" w:line="360" w:lineRule="auto"/>
        <w:jc w:val="both"/>
        <w:rPr>
          <w:rFonts w:ascii="Times New Roman" w:cs="Times New Roman" w:eastAsia="Times New Roman" w:hAnsi="Times New Roman"/>
          <w:sz w:val="26"/>
          <w:szCs w:val="26"/>
        </w:rPr>
      </w:pPr>
      <w:hyperlink r:id="rId16">
        <w:r w:rsidDel="00000000" w:rsidR="00000000" w:rsidRPr="00000000">
          <w:rPr>
            <w:rFonts w:ascii="Times New Roman" w:cs="Times New Roman" w:eastAsia="Times New Roman" w:hAnsi="Times New Roman"/>
            <w:color w:val="1155cc"/>
            <w:sz w:val="26"/>
            <w:szCs w:val="26"/>
            <w:u w:val="single"/>
            <w:rtl w:val="0"/>
          </w:rPr>
          <w:t xml:space="preserve">https://beta.reels.vivida.io/feed/?id=e23a7e7d-d5ee-487b-8cd1-f25a58b01a1b&amp;slug=CyBlack&amp;token=07285e9a-7aba-4c32-897d-b26b29123a6a</w:t>
        </w:r>
      </w:hyperlink>
      <w:r w:rsidDel="00000000" w:rsidR="00000000" w:rsidRPr="00000000">
        <w:rPr>
          <w:rtl w:val="0"/>
        </w:rPr>
      </w:r>
    </w:p>
    <w:p w:rsidR="00000000" w:rsidDel="00000000" w:rsidP="00000000" w:rsidRDefault="00000000" w:rsidRPr="00000000" w14:paraId="000002E3">
      <w:pPr>
        <w:shd w:fill="ffffff" w:val="clea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Introducing Teammembers:  </w:t>
      </w:r>
    </w:p>
    <w:p w:rsidR="00000000" w:rsidDel="00000000" w:rsidP="00000000" w:rsidRDefault="00000000" w:rsidRPr="00000000" w14:paraId="000002E4">
      <w:pPr>
        <w:shd w:fill="ffffff" w:val="clear"/>
        <w:spacing w:after="240" w:before="240" w:line="360" w:lineRule="auto"/>
        <w:jc w:val="both"/>
        <w:rPr>
          <w:rFonts w:ascii="Times New Roman" w:cs="Times New Roman" w:eastAsia="Times New Roman" w:hAnsi="Times New Roman"/>
          <w:sz w:val="26"/>
          <w:szCs w:val="26"/>
        </w:rPr>
      </w:pPr>
      <w:hyperlink r:id="rId17">
        <w:r w:rsidDel="00000000" w:rsidR="00000000" w:rsidRPr="00000000">
          <w:rPr>
            <w:rFonts w:ascii="Times New Roman" w:cs="Times New Roman" w:eastAsia="Times New Roman" w:hAnsi="Times New Roman"/>
            <w:color w:val="1155cc"/>
            <w:sz w:val="26"/>
            <w:szCs w:val="26"/>
            <w:u w:val="single"/>
            <w:rtl w:val="0"/>
          </w:rPr>
          <w:t xml:space="preserve">https://drive.google.com/file/d/1__HFWCW8Bl-96dY48iTY_3T1PfLAxalu/view?usp=drive_link</w:t>
        </w:r>
      </w:hyperlink>
      <w:r w:rsidDel="00000000" w:rsidR="00000000" w:rsidRPr="00000000">
        <w:rPr>
          <w:rtl w:val="0"/>
        </w:rPr>
      </w:r>
    </w:p>
    <w:p w:rsidR="00000000" w:rsidDel="00000000" w:rsidP="00000000" w:rsidRDefault="00000000" w:rsidRPr="00000000" w14:paraId="000002E5">
      <w:pPr>
        <w:shd w:fill="ffffff" w:val="clea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Education About Human Factors:</w:t>
      </w:r>
    </w:p>
    <w:p w:rsidR="00000000" w:rsidDel="00000000" w:rsidP="00000000" w:rsidRDefault="00000000" w:rsidRPr="00000000" w14:paraId="000002E6">
      <w:pPr>
        <w:shd w:fill="ffffff" w:val="clear"/>
        <w:spacing w:after="240" w:before="240" w:line="360" w:lineRule="auto"/>
        <w:jc w:val="both"/>
        <w:rPr>
          <w:rFonts w:ascii="Times New Roman" w:cs="Times New Roman" w:eastAsia="Times New Roman" w:hAnsi="Times New Roman"/>
          <w:sz w:val="26"/>
          <w:szCs w:val="26"/>
        </w:rPr>
      </w:pPr>
      <w:hyperlink r:id="rId18">
        <w:r w:rsidDel="00000000" w:rsidR="00000000" w:rsidRPr="00000000">
          <w:rPr>
            <w:rFonts w:ascii="Times New Roman" w:cs="Times New Roman" w:eastAsia="Times New Roman" w:hAnsi="Times New Roman"/>
            <w:color w:val="1155cc"/>
            <w:sz w:val="26"/>
            <w:szCs w:val="26"/>
            <w:u w:val="single"/>
            <w:rtl w:val="0"/>
          </w:rPr>
          <w:t xml:space="preserve">https://www.youtube.com/watch?v=N8bhxdPAsZk</w:t>
        </w:r>
      </w:hyperlink>
      <w:r w:rsidDel="00000000" w:rsidR="00000000" w:rsidRPr="00000000">
        <w:rPr>
          <w:rtl w:val="0"/>
        </w:rPr>
      </w:r>
    </w:p>
    <w:p w:rsidR="00000000" w:rsidDel="00000000" w:rsidP="00000000" w:rsidRDefault="00000000" w:rsidRPr="00000000" w14:paraId="000002E7">
      <w:pPr>
        <w:shd w:fill="ffffff" w:val="clear"/>
        <w:spacing w:after="240" w:before="240" w:line="360" w:lineRule="auto"/>
        <w:jc w:val="both"/>
        <w:rPr>
          <w:rFonts w:ascii="Times New Roman" w:cs="Times New Roman" w:eastAsia="Times New Roman" w:hAnsi="Times New Roman"/>
          <w:sz w:val="26"/>
          <w:szCs w:val="26"/>
        </w:rPr>
      </w:pPr>
      <w:hyperlink r:id="rId19">
        <w:r w:rsidDel="00000000" w:rsidR="00000000" w:rsidRPr="00000000">
          <w:rPr>
            <w:rFonts w:ascii="Times New Roman" w:cs="Times New Roman" w:eastAsia="Times New Roman" w:hAnsi="Times New Roman"/>
            <w:color w:val="1155cc"/>
            <w:sz w:val="26"/>
            <w:szCs w:val="26"/>
            <w:u w:val="single"/>
            <w:rtl w:val="0"/>
          </w:rPr>
          <w:t xml:space="preserve">https://www.webusability.co.uk/podcast/ep24-how-to-make-cyber-security-accessible/</w:t>
        </w:r>
      </w:hyperlink>
      <w:r w:rsidDel="00000000" w:rsidR="00000000" w:rsidRPr="00000000">
        <w:rPr>
          <w:rtl w:val="0"/>
        </w:rPr>
      </w:r>
    </w:p>
    <w:p w:rsidR="00000000" w:rsidDel="00000000" w:rsidP="00000000" w:rsidRDefault="00000000" w:rsidRPr="00000000" w14:paraId="000002E8">
      <w:pPr>
        <w:pStyle w:val="Heading1"/>
        <w:shd w:fill="ffffff" w:val="clear"/>
        <w:spacing w:line="276" w:lineRule="auto"/>
        <w:jc w:val="both"/>
        <w:rPr>
          <w:rFonts w:ascii="Times New Roman" w:cs="Times New Roman" w:eastAsia="Times New Roman" w:hAnsi="Times New Roman"/>
          <w:b w:val="1"/>
          <w:bCs w:val="1"/>
          <w:color w:val="222222"/>
        </w:rPr>
      </w:pPr>
      <w:bookmarkStart w:colFirst="0" w:colLast="0" w:name="_938r4bykfldy" w:id="82"/>
      <w:bookmarkEnd w:id="82"/>
      <w:r w:rsidDel="00000000" w:rsidR="00000000" w:rsidRPr="00000000">
        <w:rPr>
          <w:rFonts w:ascii="Times New Roman" w:cs="Times New Roman" w:eastAsia="Times New Roman" w:hAnsi="Times New Roman"/>
          <w:b w:val="1"/>
          <w:bCs w:val="1"/>
          <w:color w:val="222222"/>
          <w:rtl w:val="0"/>
        </w:rPr>
        <w:t xml:space="preserve">Appendix A: Sprint Timeline &amp; Meetings</w:t>
      </w:r>
    </w:p>
    <w:p w:rsidR="00000000" w:rsidDel="00000000" w:rsidP="00000000" w:rsidRDefault="00000000" w:rsidRPr="00000000" w14:paraId="000002E9">
      <w:pPr>
        <w:shd w:fill="ffffff" w:val="clear"/>
        <w:spacing w:after="240" w:before="240" w:line="240" w:lineRule="auto"/>
        <w:jc w:val="both"/>
        <w:rPr>
          <w:rFonts w:ascii="Georgia" w:cs="Georgia" w:eastAsia="Georgia" w:hAnsi="Georgia"/>
          <w:color w:val="222222"/>
          <w:sz w:val="24"/>
          <w:szCs w:val="24"/>
        </w:rPr>
      </w:pPr>
      <w:r w:rsidDel="00000000" w:rsidR="00000000" w:rsidRPr="00000000">
        <w:rPr>
          <w:rtl w:val="0"/>
        </w:rPr>
      </w:r>
    </w:p>
    <w:tbl>
      <w:tblPr>
        <w:tblStyle w:val="Table7"/>
        <w:tblW w:w="1033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010"/>
        <w:gridCol w:w="6390"/>
        <w:tblGridChange w:id="0">
          <w:tblGrid>
            <w:gridCol w:w="1935"/>
            <w:gridCol w:w="2010"/>
            <w:gridCol w:w="6390"/>
          </w:tblGrid>
        </w:tblGridChange>
      </w:tblGrid>
      <w:tr>
        <w:trPr>
          <w:cantSplit w:val="0"/>
          <w:tblHeader w:val="0"/>
        </w:trPr>
        <w:tc>
          <w:tcPr/>
          <w:p w:rsidR="00000000" w:rsidDel="00000000" w:rsidP="00000000" w:rsidRDefault="00000000" w:rsidRPr="00000000" w14:paraId="000002EA">
            <w:pPr>
              <w:widowControl w:val="0"/>
              <w:shd w:fill="ffffff" w:val="clear"/>
              <w:spacing w:after="240" w:before="240" w:line="240" w:lineRule="auto"/>
              <w:jc w:val="both"/>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Dates</w:t>
            </w:r>
          </w:p>
        </w:tc>
        <w:tc>
          <w:tcPr/>
          <w:p w:rsidR="00000000" w:rsidDel="00000000" w:rsidP="00000000" w:rsidRDefault="00000000" w:rsidRPr="00000000" w14:paraId="000002EB">
            <w:pPr>
              <w:widowControl w:val="0"/>
              <w:shd w:fill="ffffff" w:val="clear"/>
              <w:spacing w:after="240" w:before="240" w:line="240" w:lineRule="auto"/>
              <w:jc w:val="both"/>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Times</w:t>
            </w:r>
          </w:p>
        </w:tc>
        <w:tc>
          <w:tcPr/>
          <w:p w:rsidR="00000000" w:rsidDel="00000000" w:rsidP="00000000" w:rsidRDefault="00000000" w:rsidRPr="00000000" w14:paraId="000002EC">
            <w:pPr>
              <w:widowControl w:val="0"/>
              <w:shd w:fill="ffffff" w:val="clear"/>
              <w:spacing w:after="240" w:before="240" w:line="240" w:lineRule="auto"/>
              <w:jc w:val="both"/>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Attendees</w:t>
            </w:r>
          </w:p>
        </w:tc>
      </w:tr>
      <w:tr>
        <w:trPr>
          <w:cantSplit w:val="0"/>
          <w:tblHeader w:val="0"/>
        </w:trPr>
        <w:tc>
          <w:tcPr/>
          <w:p w:rsidR="00000000" w:rsidDel="00000000" w:rsidP="00000000" w:rsidRDefault="00000000" w:rsidRPr="00000000" w14:paraId="000002ED">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9th-Mar -2026</w:t>
            </w:r>
          </w:p>
        </w:tc>
        <w:tc>
          <w:tcPr/>
          <w:p w:rsidR="00000000" w:rsidDel="00000000" w:rsidP="00000000" w:rsidRDefault="00000000" w:rsidRPr="00000000" w14:paraId="000002EE">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8:10 pm</w:t>
            </w:r>
          </w:p>
        </w:tc>
        <w:tc>
          <w:tcPr/>
          <w:p w:rsidR="00000000" w:rsidDel="00000000" w:rsidP="00000000" w:rsidRDefault="00000000" w:rsidRPr="00000000" w14:paraId="000002EF">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John Ofulue, Halimat Omorinsola Adepegba, Favour Obisike, Ikenna Emerole, Blessing Ibe, Ayodimeji Omole, Divine Ezewele, Andrew Moses, Odunayo Balogun</w:t>
            </w:r>
          </w:p>
        </w:tc>
      </w:tr>
      <w:tr>
        <w:trPr>
          <w:cantSplit w:val="0"/>
          <w:tblHeader w:val="0"/>
        </w:trPr>
        <w:tc>
          <w:tcPr/>
          <w:p w:rsidR="00000000" w:rsidDel="00000000" w:rsidP="00000000" w:rsidRDefault="00000000" w:rsidRPr="00000000" w14:paraId="000002F0">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11th-Mar-2026</w:t>
            </w:r>
          </w:p>
        </w:tc>
        <w:tc>
          <w:tcPr/>
          <w:p w:rsidR="00000000" w:rsidDel="00000000" w:rsidP="00000000" w:rsidRDefault="00000000" w:rsidRPr="00000000" w14:paraId="000002F1">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8:10 pm</w:t>
            </w:r>
          </w:p>
        </w:tc>
        <w:tc>
          <w:tcPr/>
          <w:p w:rsidR="00000000" w:rsidDel="00000000" w:rsidP="00000000" w:rsidRDefault="00000000" w:rsidRPr="00000000" w14:paraId="000002F2">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John Ofulue, Halimat Omorinsola Adepegba, Favour Obisike, Ikenna Emerole, Ayodimeji Omole, Divine Ezewele, Andrew Moses, Odunayo Balogun</w:t>
            </w:r>
          </w:p>
        </w:tc>
      </w:tr>
      <w:tr>
        <w:trPr>
          <w:cantSplit w:val="0"/>
          <w:tblHeader w:val="0"/>
        </w:trPr>
        <w:tc>
          <w:tcPr/>
          <w:p w:rsidR="00000000" w:rsidDel="00000000" w:rsidP="00000000" w:rsidRDefault="00000000" w:rsidRPr="00000000" w14:paraId="000002F3">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15th-Mar-2026</w:t>
            </w:r>
          </w:p>
        </w:tc>
        <w:tc>
          <w:tcPr/>
          <w:p w:rsidR="00000000" w:rsidDel="00000000" w:rsidP="00000000" w:rsidRDefault="00000000" w:rsidRPr="00000000" w14:paraId="000002F4">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8:10 pm</w:t>
            </w:r>
          </w:p>
        </w:tc>
        <w:tc>
          <w:tcPr/>
          <w:p w:rsidR="00000000" w:rsidDel="00000000" w:rsidP="00000000" w:rsidRDefault="00000000" w:rsidRPr="00000000" w14:paraId="000002F5">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John Ofulue, Halimat Omorinsola Adepegba, Favour Obisike, Ikenna Emerole, Ayodimeji Omole, Divine Ezewele, Andrew Moses, Odunayo Balogun</w:t>
            </w:r>
          </w:p>
        </w:tc>
      </w:tr>
      <w:tr>
        <w:trPr>
          <w:cantSplit w:val="0"/>
          <w:tblHeader w:val="0"/>
        </w:trPr>
        <w:tc>
          <w:tcPr/>
          <w:p w:rsidR="00000000" w:rsidDel="00000000" w:rsidP="00000000" w:rsidRDefault="00000000" w:rsidRPr="00000000" w14:paraId="000002F6">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18th-Mar-2026</w:t>
            </w:r>
          </w:p>
        </w:tc>
        <w:tc>
          <w:tcPr/>
          <w:p w:rsidR="00000000" w:rsidDel="00000000" w:rsidP="00000000" w:rsidRDefault="00000000" w:rsidRPr="00000000" w14:paraId="000002F7">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8:10 pm</w:t>
            </w:r>
          </w:p>
        </w:tc>
        <w:tc>
          <w:tcPr/>
          <w:p w:rsidR="00000000" w:rsidDel="00000000" w:rsidP="00000000" w:rsidRDefault="00000000" w:rsidRPr="00000000" w14:paraId="000002F8">
            <w:pPr>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John Ofulue, Halimat Omorinsola Adepegba, Ikenna Emerole, Blessing Ibe, Andrew Moses, Divine Ezewele, Ayodimeji Omole</w:t>
            </w:r>
          </w:p>
        </w:tc>
      </w:tr>
      <w:tr>
        <w:trPr>
          <w:cantSplit w:val="0"/>
          <w:tblHeader w:val="0"/>
        </w:trPr>
        <w:tc>
          <w:tcPr/>
          <w:p w:rsidR="00000000" w:rsidDel="00000000" w:rsidP="00000000" w:rsidRDefault="00000000" w:rsidRPr="00000000" w14:paraId="000002F9">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20th-Mar-2026</w:t>
            </w:r>
          </w:p>
        </w:tc>
        <w:tc>
          <w:tcPr/>
          <w:p w:rsidR="00000000" w:rsidDel="00000000" w:rsidP="00000000" w:rsidRDefault="00000000" w:rsidRPr="00000000" w14:paraId="000002FA">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8:10 pm</w:t>
            </w:r>
          </w:p>
        </w:tc>
        <w:tc>
          <w:tcPr/>
          <w:p w:rsidR="00000000" w:rsidDel="00000000" w:rsidP="00000000" w:rsidRDefault="00000000" w:rsidRPr="00000000" w14:paraId="000002FB">
            <w:pPr>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John Ofulue, Halimat Omorinsola Adepegba, Favour Obisike, Ikenna Emerole, Blessing Ibe, Ayodimeji Omole, Divine Ezewele, Andrew Moses, Odunayo Balogun</w:t>
            </w:r>
          </w:p>
        </w:tc>
      </w:tr>
    </w:tbl>
    <w:p w:rsidR="00000000" w:rsidDel="00000000" w:rsidP="00000000" w:rsidRDefault="00000000" w:rsidRPr="00000000" w14:paraId="000002FC">
      <w:pPr>
        <w:pStyle w:val="Heading1"/>
        <w:shd w:fill="ffffff" w:val="clear"/>
        <w:spacing w:line="276" w:lineRule="auto"/>
        <w:jc w:val="both"/>
        <w:rPr>
          <w:rFonts w:ascii="Georgia" w:cs="Georgia" w:eastAsia="Georgia" w:hAnsi="Georgia"/>
          <w:b w:val="1"/>
          <w:bCs w:val="1"/>
          <w:color w:val="222222"/>
          <w:sz w:val="22"/>
          <w:szCs w:val="22"/>
        </w:rPr>
      </w:pPr>
      <w:bookmarkStart w:colFirst="0" w:colLast="0" w:name="_9752cp9pcdgx" w:id="83"/>
      <w:bookmarkEnd w:id="83"/>
      <w:r w:rsidDel="00000000" w:rsidR="00000000" w:rsidRPr="00000000">
        <w:br w:type="page"/>
      </w:r>
      <w:r w:rsidDel="00000000" w:rsidR="00000000" w:rsidRPr="00000000">
        <w:rPr>
          <w:rtl w:val="0"/>
        </w:rPr>
      </w:r>
    </w:p>
    <w:p w:rsidR="00000000" w:rsidDel="00000000" w:rsidP="00000000" w:rsidRDefault="00000000" w:rsidRPr="00000000" w14:paraId="000002FD">
      <w:pPr>
        <w:pStyle w:val="Heading1"/>
        <w:shd w:fill="ffffff" w:val="clear"/>
        <w:spacing w:line="276" w:lineRule="auto"/>
        <w:jc w:val="both"/>
        <w:rPr>
          <w:rFonts w:ascii="Times New Roman" w:cs="Times New Roman" w:eastAsia="Times New Roman" w:hAnsi="Times New Roman"/>
          <w:b w:val="1"/>
          <w:bCs w:val="1"/>
          <w:color w:val="222222"/>
          <w:sz w:val="44"/>
          <w:szCs w:val="44"/>
        </w:rPr>
      </w:pPr>
      <w:bookmarkStart w:colFirst="0" w:colLast="0" w:name="_4yq4karkez8x" w:id="84"/>
      <w:bookmarkEnd w:id="84"/>
      <w:r w:rsidDel="00000000" w:rsidR="00000000" w:rsidRPr="00000000">
        <w:rPr>
          <w:rFonts w:ascii="Times New Roman" w:cs="Times New Roman" w:eastAsia="Times New Roman" w:hAnsi="Times New Roman"/>
          <w:b w:val="1"/>
          <w:bCs w:val="1"/>
          <w:color w:val="222222"/>
          <w:sz w:val="42"/>
          <w:szCs w:val="42"/>
          <w:rtl w:val="0"/>
        </w:rPr>
        <w:t xml:space="preserve">Appendix B: Team Contributions</w:t>
      </w:r>
      <w:r w:rsidDel="00000000" w:rsidR="00000000" w:rsidRPr="00000000">
        <w:rPr>
          <w:rtl w:val="0"/>
        </w:rPr>
      </w:r>
    </w:p>
    <w:tbl>
      <w:tblPr>
        <w:tblStyle w:val="Table8"/>
        <w:tblW w:w="1060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7755"/>
        <w:tblGridChange w:id="0">
          <w:tblGrid>
            <w:gridCol w:w="2850"/>
            <w:gridCol w:w="7755"/>
          </w:tblGrid>
        </w:tblGridChange>
      </w:tblGrid>
      <w:tr>
        <w:trPr>
          <w:cantSplit w:val="0"/>
          <w:trHeight w:val="827.6953125" w:hRule="atLeast"/>
          <w:tblHeader w:val="0"/>
        </w:trPr>
        <w:tc>
          <w:tcPr/>
          <w:p w:rsidR="00000000" w:rsidDel="00000000" w:rsidP="00000000" w:rsidRDefault="00000000" w:rsidRPr="00000000" w14:paraId="000002FE">
            <w:pPr>
              <w:widowControl w:val="0"/>
              <w:shd w:fill="ffffff" w:val="clear"/>
              <w:spacing w:after="240" w:before="240" w:line="240" w:lineRule="auto"/>
              <w:jc w:val="both"/>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Names</w:t>
            </w:r>
          </w:p>
        </w:tc>
        <w:tc>
          <w:tcPr/>
          <w:p w:rsidR="00000000" w:rsidDel="00000000" w:rsidP="00000000" w:rsidRDefault="00000000" w:rsidRPr="00000000" w14:paraId="000002FF">
            <w:pPr>
              <w:widowControl w:val="0"/>
              <w:shd w:fill="ffffff" w:val="clear"/>
              <w:spacing w:after="240" w:before="240" w:line="240" w:lineRule="auto"/>
              <w:jc w:val="both"/>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Roles and Responsibilities</w:t>
            </w:r>
          </w:p>
        </w:tc>
      </w:tr>
      <w:tr>
        <w:trPr>
          <w:cantSplit w:val="0"/>
          <w:trHeight w:val="1208.0859375" w:hRule="atLeast"/>
          <w:tblHeader w:val="0"/>
        </w:trPr>
        <w:tc>
          <w:tcPr/>
          <w:p w:rsidR="00000000" w:rsidDel="00000000" w:rsidP="00000000" w:rsidRDefault="00000000" w:rsidRPr="00000000" w14:paraId="00000300">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John Ofulue</w:t>
            </w:r>
          </w:p>
          <w:p w:rsidR="00000000" w:rsidDel="00000000" w:rsidP="00000000" w:rsidRDefault="00000000" w:rsidRPr="00000000" w14:paraId="00000301">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tl w:val="0"/>
              </w:rPr>
            </w:r>
          </w:p>
        </w:tc>
        <w:tc>
          <w:tcPr/>
          <w:p w:rsidR="00000000" w:rsidDel="00000000" w:rsidP="00000000" w:rsidRDefault="00000000" w:rsidRPr="00000000" w14:paraId="00000302">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Team lead, assigned tasks to team members, Contributed in uploading all Cyberinfiniti Ltd. awareness videos and setting up accessibility and also assisted with compiling the final report on organization cybersecurity risks relevant to Cyberinfiniti Ltd.</w:t>
            </w:r>
          </w:p>
        </w:tc>
      </w:tr>
      <w:tr>
        <w:trPr>
          <w:cantSplit w:val="0"/>
          <w:tblHeader w:val="0"/>
        </w:trPr>
        <w:tc>
          <w:tcPr/>
          <w:p w:rsidR="00000000" w:rsidDel="00000000" w:rsidP="00000000" w:rsidRDefault="00000000" w:rsidRPr="00000000" w14:paraId="00000303">
            <w:pPr>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Halimat Omorinsola Adepegba</w:t>
            </w:r>
          </w:p>
        </w:tc>
        <w:tc>
          <w:tcPr/>
          <w:p w:rsidR="00000000" w:rsidDel="00000000" w:rsidP="00000000" w:rsidRDefault="00000000" w:rsidRPr="00000000" w14:paraId="00000304">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Assistant Team Lead, Contributed by collaborating with a team member in preparing executive presentation slides for Cyberinfiniti Ltd.’s board members and stakeholders.</w:t>
            </w:r>
          </w:p>
        </w:tc>
      </w:tr>
      <w:tr>
        <w:trPr>
          <w:cantSplit w:val="0"/>
          <w:tblHeader w:val="0"/>
        </w:trPr>
        <w:tc>
          <w:tcPr/>
          <w:p w:rsidR="00000000" w:rsidDel="00000000" w:rsidP="00000000" w:rsidRDefault="00000000" w:rsidRPr="00000000" w14:paraId="00000305">
            <w:pPr>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Favour Obisike</w:t>
            </w:r>
          </w:p>
        </w:tc>
        <w:tc>
          <w:tcPr/>
          <w:p w:rsidR="00000000" w:rsidDel="00000000" w:rsidP="00000000" w:rsidRDefault="00000000" w:rsidRPr="00000000" w14:paraId="00000306">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Collaborated with the team designing the Cyberinfiniti Ltd. awareness program and also contributed in setting up accessibility for the awareness videos for Cyberinfiniti Ltd.</w:t>
            </w:r>
          </w:p>
        </w:tc>
      </w:tr>
      <w:tr>
        <w:trPr>
          <w:cantSplit w:val="0"/>
          <w:tblHeader w:val="0"/>
        </w:trPr>
        <w:tc>
          <w:tcPr/>
          <w:p w:rsidR="00000000" w:rsidDel="00000000" w:rsidP="00000000" w:rsidRDefault="00000000" w:rsidRPr="00000000" w14:paraId="00000307">
            <w:pPr>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Ikenna Emerole</w:t>
            </w:r>
          </w:p>
        </w:tc>
        <w:tc>
          <w:tcPr/>
          <w:p w:rsidR="00000000" w:rsidDel="00000000" w:rsidP="00000000" w:rsidRDefault="00000000" w:rsidRPr="00000000" w14:paraId="00000308">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Contributed with designing the Cyberinfiniti Ltd. awareness program and also contributed in presenting the executive presentation summary to the Cyberinfiniti Ltd, stakeholders and and board members.</w:t>
            </w:r>
          </w:p>
        </w:tc>
      </w:tr>
      <w:tr>
        <w:trPr>
          <w:cantSplit w:val="0"/>
          <w:trHeight w:val="930" w:hRule="atLeast"/>
          <w:tblHeader w:val="0"/>
        </w:trPr>
        <w:tc>
          <w:tcPr/>
          <w:p w:rsidR="00000000" w:rsidDel="00000000" w:rsidP="00000000" w:rsidRDefault="00000000" w:rsidRPr="00000000" w14:paraId="00000309">
            <w:pPr>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Blessing Ibe</w:t>
            </w:r>
          </w:p>
        </w:tc>
        <w:tc>
          <w:tcPr/>
          <w:p w:rsidR="00000000" w:rsidDel="00000000" w:rsidP="00000000" w:rsidRDefault="00000000" w:rsidRPr="00000000" w14:paraId="0000030A">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Contributed in preparing executive presentation slides for Cyberinfiniti Ltd.’s board members and stakeholders.</w:t>
            </w:r>
          </w:p>
        </w:tc>
      </w:tr>
      <w:tr>
        <w:trPr>
          <w:cantSplit w:val="0"/>
          <w:tblHeader w:val="0"/>
        </w:trPr>
        <w:tc>
          <w:tcPr/>
          <w:p w:rsidR="00000000" w:rsidDel="00000000" w:rsidP="00000000" w:rsidRDefault="00000000" w:rsidRPr="00000000" w14:paraId="0000030B">
            <w:pPr>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Ayodimeji Omole</w:t>
            </w:r>
          </w:p>
        </w:tc>
        <w:tc>
          <w:tcPr/>
          <w:p w:rsidR="00000000" w:rsidDel="00000000" w:rsidP="00000000" w:rsidRDefault="00000000" w:rsidRPr="00000000" w14:paraId="0000030C">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Contributed in executive presentation to Cyberinfiniti Ltd. board members and stake holders the organizational cybersecurity risks relevant to Cyberinfiniti Ltd.</w:t>
            </w:r>
          </w:p>
        </w:tc>
      </w:tr>
      <w:tr>
        <w:trPr>
          <w:cantSplit w:val="0"/>
          <w:trHeight w:val="1190.390625" w:hRule="atLeast"/>
          <w:tblHeader w:val="0"/>
        </w:trPr>
        <w:tc>
          <w:tcPr/>
          <w:p w:rsidR="00000000" w:rsidDel="00000000" w:rsidP="00000000" w:rsidRDefault="00000000" w:rsidRPr="00000000" w14:paraId="0000030D">
            <w:pPr>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Divine Ezewele</w:t>
            </w:r>
          </w:p>
        </w:tc>
        <w:tc>
          <w:tcPr/>
          <w:p w:rsidR="00000000" w:rsidDel="00000000" w:rsidP="00000000" w:rsidRDefault="00000000" w:rsidRPr="00000000" w14:paraId="0000030E">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Contributed to compiling the final comprehensive report on organizational cybersecurity risks relevant to Cyberinfiniti Ltd.</w:t>
            </w:r>
          </w:p>
          <w:p w:rsidR="00000000" w:rsidDel="00000000" w:rsidP="00000000" w:rsidRDefault="00000000" w:rsidRPr="00000000" w14:paraId="0000030F">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tl w:val="0"/>
              </w:rPr>
            </w:r>
          </w:p>
        </w:tc>
      </w:tr>
      <w:tr>
        <w:trPr>
          <w:cantSplit w:val="0"/>
          <w:trHeight w:val="725.390625" w:hRule="atLeast"/>
          <w:tblHeader w:val="0"/>
        </w:trPr>
        <w:tc>
          <w:tcPr/>
          <w:p w:rsidR="00000000" w:rsidDel="00000000" w:rsidP="00000000" w:rsidRDefault="00000000" w:rsidRPr="00000000" w14:paraId="00000310">
            <w:pPr>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Andrew Moses</w:t>
            </w:r>
          </w:p>
          <w:p w:rsidR="00000000" w:rsidDel="00000000" w:rsidP="00000000" w:rsidRDefault="00000000" w:rsidRPr="00000000" w14:paraId="00000311">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tl w:val="0"/>
              </w:rPr>
            </w:r>
          </w:p>
        </w:tc>
        <w:tc>
          <w:tcPr/>
          <w:p w:rsidR="00000000" w:rsidDel="00000000" w:rsidP="00000000" w:rsidRDefault="00000000" w:rsidRPr="00000000" w14:paraId="00000312">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Analyzed and formulated human factor threat incidents relevant to Cyberinfiniti Ltd, and contributed to compiling the final comprehensive report on organizational cybersecurity risks.</w:t>
            </w:r>
          </w:p>
          <w:p w:rsidR="00000000" w:rsidDel="00000000" w:rsidP="00000000" w:rsidRDefault="00000000" w:rsidRPr="00000000" w14:paraId="00000313">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tl w:val="0"/>
              </w:rPr>
            </w:r>
          </w:p>
        </w:tc>
      </w:tr>
      <w:tr>
        <w:trPr>
          <w:cantSplit w:val="0"/>
          <w:trHeight w:val="1508" w:hRule="atLeast"/>
          <w:tblHeader w:val="0"/>
        </w:trPr>
        <w:tc>
          <w:tcPr/>
          <w:p w:rsidR="00000000" w:rsidDel="00000000" w:rsidP="00000000" w:rsidRDefault="00000000" w:rsidRPr="00000000" w14:paraId="00000314">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Odunayo Balogun</w:t>
            </w:r>
          </w:p>
        </w:tc>
        <w:tc>
          <w:tcPr/>
          <w:p w:rsidR="00000000" w:rsidDel="00000000" w:rsidP="00000000" w:rsidRDefault="00000000" w:rsidRPr="00000000" w14:paraId="00000315">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Analyzed and formulated human threat factor reports relevant to Cyberinfiniti Ltd.</w:t>
            </w:r>
          </w:p>
          <w:p w:rsidR="00000000" w:rsidDel="00000000" w:rsidP="00000000" w:rsidRDefault="00000000" w:rsidRPr="00000000" w14:paraId="00000316">
            <w:pPr>
              <w:widowControl w:val="0"/>
              <w:shd w:fill="ffffff" w:val="clear"/>
              <w:spacing w:after="240" w:before="240" w:line="240" w:lineRule="auto"/>
              <w:jc w:val="both"/>
              <w:rPr>
                <w:rFonts w:ascii="Georgia" w:cs="Georgia" w:eastAsia="Georgia" w:hAnsi="Georgia"/>
                <w:color w:val="222222"/>
                <w:sz w:val="24"/>
                <w:szCs w:val="24"/>
              </w:rPr>
            </w:pPr>
            <w:r w:rsidDel="00000000" w:rsidR="00000000" w:rsidRPr="00000000">
              <w:rPr>
                <w:rtl w:val="0"/>
              </w:rPr>
            </w:r>
          </w:p>
        </w:tc>
      </w:tr>
    </w:tbl>
    <w:p w:rsidR="00000000" w:rsidDel="00000000" w:rsidP="00000000" w:rsidRDefault="00000000" w:rsidRPr="00000000" w14:paraId="0000031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hd w:fill="ffffff" w:val="clear"/>
        <w:spacing w:after="80" w:before="240" w:line="360" w:lineRule="auto"/>
        <w:jc w:val="both"/>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beta.reels.vivida.io/feed" TargetMode="External"/><Relationship Id="rId10" Type="http://schemas.openxmlformats.org/officeDocument/2006/relationships/hyperlink" Target="https://beta.reels.vivida.io/feed" TargetMode="External"/><Relationship Id="rId13" Type="http://schemas.openxmlformats.org/officeDocument/2006/relationships/hyperlink" Target="https://accessiblesecurity.org/" TargetMode="External"/><Relationship Id="rId12" Type="http://schemas.openxmlformats.org/officeDocument/2006/relationships/hyperlink" Target="https://chromewebstore.google.com/detail/fezzant-accessibility-sca/nngholkdjmoikkjbljnljddagnllmgbh?hl=en&amp;pli=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blog.fezzant.com/inaccessible-bytes-hurdles-and-hopes-for-accessible-cybersecurity-education-by-emily-kiehl-891f5ea6e2cb" TargetMode="External"/><Relationship Id="rId14" Type="http://schemas.openxmlformats.org/officeDocument/2006/relationships/hyperlink" Target="https://www.linkedin.com/pulse/intersection-accessibility-cybersecurity-why-matters-aliyu-g-yisa-wldfe" TargetMode="External"/><Relationship Id="rId17" Type="http://schemas.openxmlformats.org/officeDocument/2006/relationships/hyperlink" Target="https://drive.google.com/file/d/1__HFWCW8Bl-96dY48iTY_3T1PfLAxalu/view?usp=drive_link" TargetMode="External"/><Relationship Id="rId16" Type="http://schemas.openxmlformats.org/officeDocument/2006/relationships/hyperlink" Target="https://beta.reels.vivida.io/feed/?id=e23a7e7d-d5ee-487b-8cd1-f25a58b01a1b&amp;slug=CyBlack&amp;token=07285e9a-7aba-4c32-897d-b26b29123a6a" TargetMode="External"/><Relationship Id="rId5" Type="http://schemas.openxmlformats.org/officeDocument/2006/relationships/styles" Target="styles.xml"/><Relationship Id="rId19" Type="http://schemas.openxmlformats.org/officeDocument/2006/relationships/hyperlink" Target="https://www.webusability.co.uk/podcast/ep24-how-to-make-cyber-security-accessible/" TargetMode="External"/><Relationship Id="rId6" Type="http://schemas.openxmlformats.org/officeDocument/2006/relationships/image" Target="media/image1.png"/><Relationship Id="rId18" Type="http://schemas.openxmlformats.org/officeDocument/2006/relationships/hyperlink" Target="https://www.youtube.com/watch?v=N8bhxdPAsZk" TargetMode="Externa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